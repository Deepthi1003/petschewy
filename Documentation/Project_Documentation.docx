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16EE" w:rsidRPr="00E0147F" w:rsidRDefault="005C16EE" w:rsidP="005C16EE">
      <w:pPr>
        <w:jc w:val="center"/>
        <w:rPr>
          <w:rFonts w:ascii="Times New Roman" w:hAnsi="Times New Roman"/>
          <w:sz w:val="48"/>
        </w:rPr>
      </w:pPr>
    </w:p>
    <w:p w:rsidR="005C16EE" w:rsidRPr="00E0147F" w:rsidRDefault="005C16EE" w:rsidP="005C16EE">
      <w:pPr>
        <w:jc w:val="center"/>
        <w:rPr>
          <w:rFonts w:ascii="Times New Roman" w:hAnsi="Times New Roman"/>
          <w:b/>
          <w:sz w:val="48"/>
        </w:rPr>
      </w:pPr>
      <w:r w:rsidRPr="00E0147F">
        <w:rPr>
          <w:rFonts w:ascii="Times New Roman" w:hAnsi="Times New Roman"/>
          <w:b/>
          <w:sz w:val="48"/>
        </w:rPr>
        <w:t>Pets Chewy</w:t>
      </w:r>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48"/>
        </w:rPr>
      </w:pPr>
      <w:r w:rsidRPr="00E0147F">
        <w:rPr>
          <w:rFonts w:ascii="Times New Roman" w:hAnsi="Times New Roman"/>
          <w:sz w:val="48"/>
        </w:rPr>
        <w:t>Software Requirements Specification</w:t>
      </w:r>
    </w:p>
    <w:p w:rsidR="005C16EE" w:rsidRPr="00E0147F" w:rsidRDefault="005C16EE" w:rsidP="005C16EE">
      <w:pPr>
        <w:jc w:val="center"/>
        <w:rPr>
          <w:rFonts w:ascii="Times New Roman" w:hAnsi="Times New Roman"/>
          <w:sz w:val="32"/>
        </w:rPr>
      </w:pPr>
    </w:p>
    <w:p w:rsidR="005C16EE" w:rsidRPr="00E0147F" w:rsidRDefault="005C16EE" w:rsidP="005C16EE">
      <w:pPr>
        <w:numPr>
          <w:ilvl w:val="0"/>
          <w:numId w:val="4"/>
        </w:numPr>
        <w:rPr>
          <w:rFonts w:ascii="Times New Roman" w:hAnsi="Times New Roman"/>
          <w:sz w:val="48"/>
          <w:szCs w:val="48"/>
        </w:rPr>
      </w:pPr>
      <w:r w:rsidRPr="00E0147F">
        <w:rPr>
          <w:rFonts w:ascii="Times New Roman" w:hAnsi="Times New Roman"/>
          <w:sz w:val="48"/>
          <w:szCs w:val="48"/>
        </w:rPr>
        <w:t>Android Studio – v3.6</w:t>
      </w:r>
    </w:p>
    <w:p w:rsidR="005C16EE" w:rsidRPr="00E0147F" w:rsidRDefault="005C16EE" w:rsidP="005C16EE">
      <w:pPr>
        <w:numPr>
          <w:ilvl w:val="0"/>
          <w:numId w:val="4"/>
        </w:numPr>
        <w:rPr>
          <w:rFonts w:ascii="Times New Roman" w:hAnsi="Times New Roman"/>
          <w:sz w:val="48"/>
          <w:szCs w:val="48"/>
        </w:rPr>
      </w:pPr>
      <w:r w:rsidRPr="00E0147F">
        <w:rPr>
          <w:rFonts w:ascii="Times New Roman" w:hAnsi="Times New Roman"/>
          <w:sz w:val="48"/>
          <w:szCs w:val="48"/>
        </w:rPr>
        <w:t>GitHub</w:t>
      </w:r>
    </w:p>
    <w:p w:rsidR="00113573" w:rsidRDefault="005C16EE" w:rsidP="00113573">
      <w:pPr>
        <w:numPr>
          <w:ilvl w:val="0"/>
          <w:numId w:val="4"/>
        </w:numPr>
        <w:rPr>
          <w:ins w:id="0" w:author="Chokka,Deepthi Tejaswani" w:date="2020-06-22T22:54:00Z"/>
          <w:rFonts w:ascii="Times New Roman" w:hAnsi="Times New Roman"/>
          <w:sz w:val="48"/>
          <w:szCs w:val="48"/>
        </w:rPr>
      </w:pPr>
      <w:r w:rsidRPr="00E0147F">
        <w:rPr>
          <w:rFonts w:ascii="Times New Roman" w:hAnsi="Times New Roman"/>
          <w:sz w:val="48"/>
          <w:szCs w:val="48"/>
        </w:rPr>
        <w:t>Firebase</w:t>
      </w:r>
    </w:p>
    <w:p w:rsidR="00113573" w:rsidRDefault="00113573" w:rsidP="00113573">
      <w:pPr>
        <w:rPr>
          <w:ins w:id="1" w:author="Chokka,Deepthi Tejaswani" w:date="2020-06-22T22:55:00Z"/>
          <w:rFonts w:ascii="Times New Roman" w:hAnsi="Times New Roman"/>
          <w:sz w:val="48"/>
          <w:szCs w:val="48"/>
        </w:rPr>
        <w:pPrChange w:id="2" w:author="Chokka,Deepthi Tejaswani" w:date="2020-06-22T22:55:00Z">
          <w:pPr>
            <w:numPr>
              <w:numId w:val="4"/>
            </w:numPr>
            <w:ind w:left="3600" w:hanging="360"/>
          </w:pPr>
        </w:pPrChange>
      </w:pPr>
      <w:ins w:id="3" w:author="Chokka,Deepthi Tejaswani" w:date="2020-06-22T22:55:00Z">
        <w:r>
          <w:rPr>
            <w:rFonts w:ascii="Times New Roman" w:hAnsi="Times New Roman"/>
            <w:sz w:val="48"/>
            <w:szCs w:val="48"/>
          </w:rPr>
          <w:tab/>
        </w:r>
        <w:r>
          <w:rPr>
            <w:rFonts w:ascii="Times New Roman" w:hAnsi="Times New Roman"/>
            <w:sz w:val="48"/>
            <w:szCs w:val="48"/>
          </w:rPr>
          <w:tab/>
        </w:r>
        <w:r>
          <w:rPr>
            <w:rFonts w:ascii="Times New Roman" w:hAnsi="Times New Roman"/>
            <w:sz w:val="48"/>
            <w:szCs w:val="48"/>
          </w:rPr>
          <w:tab/>
          <w:t>Hardware Requirements Specifications</w:t>
        </w:r>
      </w:ins>
    </w:p>
    <w:p w:rsidR="00113573" w:rsidRPr="00113573" w:rsidRDefault="00113573" w:rsidP="00113573">
      <w:pPr>
        <w:pStyle w:val="ListParagraph"/>
        <w:numPr>
          <w:ilvl w:val="0"/>
          <w:numId w:val="37"/>
        </w:numPr>
        <w:rPr>
          <w:ins w:id="4" w:author="Chokka,Deepthi Tejaswani" w:date="2020-06-22T22:56:00Z"/>
          <w:rFonts w:ascii="Times New Roman" w:hAnsi="Times New Roman"/>
          <w:sz w:val="48"/>
          <w:szCs w:val="48"/>
          <w:rPrChange w:id="5" w:author="Chokka,Deepthi Tejaswani" w:date="2020-06-22T22:58:00Z">
            <w:rPr>
              <w:ins w:id="6" w:author="Chokka,Deepthi Tejaswani" w:date="2020-06-22T22:56:00Z"/>
            </w:rPr>
          </w:rPrChange>
        </w:rPr>
        <w:pPrChange w:id="7" w:author="Chokka,Deepthi Tejaswani" w:date="2020-06-22T22:59:00Z">
          <w:pPr>
            <w:numPr>
              <w:numId w:val="4"/>
            </w:numPr>
            <w:ind w:left="3600" w:hanging="360"/>
          </w:pPr>
        </w:pPrChange>
      </w:pPr>
      <w:ins w:id="8" w:author="Chokka,Deepthi Tejaswani" w:date="2020-06-22T22:56:00Z">
        <w:r w:rsidRPr="00113573">
          <w:rPr>
            <w:rFonts w:ascii="Times New Roman" w:hAnsi="Times New Roman"/>
            <w:sz w:val="48"/>
            <w:szCs w:val="48"/>
            <w:rPrChange w:id="9" w:author="Chokka,Deepthi Tejaswani" w:date="2020-06-22T22:58:00Z">
              <w:rPr/>
            </w:rPrChange>
          </w:rPr>
          <w:t>Windows 7</w:t>
        </w:r>
      </w:ins>
    </w:p>
    <w:p w:rsidR="00113573" w:rsidRPr="00113573" w:rsidRDefault="00113573" w:rsidP="00113573">
      <w:pPr>
        <w:pStyle w:val="ListParagraph"/>
        <w:numPr>
          <w:ilvl w:val="0"/>
          <w:numId w:val="37"/>
        </w:numPr>
        <w:rPr>
          <w:ins w:id="10" w:author="Chokka,Deepthi Tejaswani" w:date="2020-06-22T22:58:00Z"/>
          <w:rFonts w:ascii="Times New Roman" w:hAnsi="Times New Roman"/>
          <w:sz w:val="48"/>
          <w:szCs w:val="48"/>
          <w:rPrChange w:id="11" w:author="Chokka,Deepthi Tejaswani" w:date="2020-06-22T22:58:00Z">
            <w:rPr>
              <w:ins w:id="12" w:author="Chokka,Deepthi Tejaswani" w:date="2020-06-22T22:58:00Z"/>
            </w:rPr>
          </w:rPrChange>
        </w:rPr>
        <w:pPrChange w:id="13" w:author="Chokka,Deepthi Tejaswani" w:date="2020-06-22T22:59:00Z">
          <w:pPr>
            <w:numPr>
              <w:numId w:val="4"/>
            </w:numPr>
            <w:ind w:left="3600" w:hanging="360"/>
          </w:pPr>
        </w:pPrChange>
      </w:pPr>
      <w:ins w:id="14" w:author="Chokka,Deepthi Tejaswani" w:date="2020-06-22T22:56:00Z">
        <w:r w:rsidRPr="00113573">
          <w:rPr>
            <w:rFonts w:ascii="Times New Roman" w:hAnsi="Times New Roman"/>
            <w:sz w:val="48"/>
            <w:szCs w:val="48"/>
            <w:rPrChange w:id="15" w:author="Chokka,Deepthi Tejaswani" w:date="2020-06-22T22:58:00Z">
              <w:rPr/>
            </w:rPrChange>
          </w:rPr>
          <w:t>Intel Core i5</w:t>
        </w:r>
      </w:ins>
      <w:ins w:id="16" w:author="Chokka,Deepthi Tejaswani" w:date="2020-06-22T22:57:00Z">
        <w:r w:rsidRPr="00113573">
          <w:rPr>
            <w:rFonts w:ascii="Times New Roman" w:hAnsi="Times New Roman"/>
            <w:sz w:val="48"/>
            <w:szCs w:val="48"/>
            <w:rPrChange w:id="17" w:author="Chokka,Deepthi Tejaswani" w:date="2020-06-22T22:58:00Z">
              <w:rPr/>
            </w:rPrChange>
          </w:rPr>
          <w:t xml:space="preserve"> Processor</w:t>
        </w:r>
      </w:ins>
    </w:p>
    <w:p w:rsidR="00113573" w:rsidRPr="00113573" w:rsidRDefault="00113573" w:rsidP="00113573">
      <w:pPr>
        <w:pStyle w:val="ListParagraph"/>
        <w:numPr>
          <w:ilvl w:val="0"/>
          <w:numId w:val="37"/>
        </w:numPr>
        <w:rPr>
          <w:rFonts w:ascii="Times New Roman" w:hAnsi="Times New Roman"/>
          <w:sz w:val="48"/>
          <w:szCs w:val="48"/>
          <w:rPrChange w:id="18" w:author="Chokka,Deepthi Tejaswani" w:date="2020-06-22T22:58:00Z">
            <w:rPr>
              <w:rFonts w:ascii="Times New Roman" w:hAnsi="Times New Roman"/>
              <w:sz w:val="48"/>
              <w:szCs w:val="48"/>
            </w:rPr>
          </w:rPrChange>
        </w:rPr>
        <w:pPrChange w:id="19" w:author="Chokka,Deepthi Tejaswani" w:date="2020-06-22T22:59:00Z">
          <w:pPr>
            <w:numPr>
              <w:numId w:val="4"/>
            </w:numPr>
            <w:ind w:left="3600" w:hanging="360"/>
          </w:pPr>
        </w:pPrChange>
      </w:pPr>
      <w:ins w:id="20" w:author="Chokka,Deepthi Tejaswani" w:date="2020-06-22T22:58:00Z">
        <w:r w:rsidRPr="00113573">
          <w:rPr>
            <w:rFonts w:ascii="Times New Roman" w:hAnsi="Times New Roman"/>
            <w:sz w:val="48"/>
            <w:szCs w:val="48"/>
            <w:rPrChange w:id="21" w:author="Chokka,Deepthi Tejaswani" w:date="2020-06-22T22:58:00Z">
              <w:rPr/>
            </w:rPrChange>
          </w:rPr>
          <w:t>Android Mobile Phone</w:t>
        </w:r>
      </w:ins>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48"/>
        </w:rPr>
      </w:pPr>
      <w:r w:rsidRPr="00E0147F">
        <w:rPr>
          <w:rFonts w:ascii="Times New Roman" w:hAnsi="Times New Roman"/>
          <w:sz w:val="48"/>
        </w:rPr>
        <w:t>9</w:t>
      </w:r>
      <w:r w:rsidRPr="00E0147F">
        <w:rPr>
          <w:rFonts w:ascii="Times New Roman" w:hAnsi="Times New Roman"/>
          <w:sz w:val="48"/>
          <w:vertAlign w:val="superscript"/>
        </w:rPr>
        <w:t>th</w:t>
      </w:r>
      <w:r w:rsidRPr="00E0147F">
        <w:rPr>
          <w:rFonts w:ascii="Times New Roman" w:hAnsi="Times New Roman"/>
          <w:sz w:val="48"/>
        </w:rPr>
        <w:t xml:space="preserve"> June 2020</w:t>
      </w:r>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48"/>
        </w:rPr>
      </w:pPr>
      <w:r w:rsidRPr="00E0147F">
        <w:rPr>
          <w:rFonts w:ascii="Times New Roman" w:hAnsi="Times New Roman"/>
          <w:sz w:val="48"/>
        </w:rPr>
        <w:t>Team Members</w:t>
      </w:r>
    </w:p>
    <w:p w:rsidR="005C16EE" w:rsidRPr="00E0147F" w:rsidRDefault="005C16EE" w:rsidP="005C16EE">
      <w:pPr>
        <w:jc w:val="center"/>
        <w:rPr>
          <w:rFonts w:ascii="Times New Roman" w:hAnsi="Times New Roman"/>
          <w:sz w:val="48"/>
        </w:rPr>
      </w:pPr>
    </w:p>
    <w:p w:rsidR="005C16EE" w:rsidRPr="00E0147F" w:rsidRDefault="005C16EE" w:rsidP="005C16EE">
      <w:pPr>
        <w:jc w:val="center"/>
        <w:rPr>
          <w:rFonts w:ascii="Times New Roman" w:hAnsi="Times New Roman"/>
          <w:color w:val="000000"/>
          <w:sz w:val="44"/>
          <w:szCs w:val="44"/>
        </w:rPr>
      </w:pPr>
      <w:r w:rsidRPr="00E0147F">
        <w:rPr>
          <w:rFonts w:ascii="Times New Roman" w:hAnsi="Times New Roman"/>
          <w:color w:val="000000"/>
          <w:sz w:val="44"/>
          <w:szCs w:val="44"/>
        </w:rPr>
        <w:t xml:space="preserve">Priyanka </w:t>
      </w:r>
      <w:proofErr w:type="spellStart"/>
      <w:r w:rsidRPr="00E0147F">
        <w:rPr>
          <w:rFonts w:ascii="Times New Roman" w:hAnsi="Times New Roman"/>
          <w:color w:val="000000"/>
          <w:sz w:val="44"/>
          <w:szCs w:val="44"/>
        </w:rPr>
        <w:t>Bodapati</w:t>
      </w:r>
      <w:proofErr w:type="spellEnd"/>
    </w:p>
    <w:p w:rsidR="005C16EE" w:rsidRPr="00E0147F" w:rsidRDefault="005C16EE" w:rsidP="005C16EE">
      <w:pPr>
        <w:jc w:val="center"/>
        <w:rPr>
          <w:rFonts w:ascii="Times New Roman" w:hAnsi="Times New Roman"/>
          <w:color w:val="000000"/>
          <w:sz w:val="44"/>
          <w:szCs w:val="44"/>
        </w:rPr>
      </w:pPr>
      <w:r w:rsidRPr="00E0147F">
        <w:rPr>
          <w:rFonts w:ascii="Times New Roman" w:hAnsi="Times New Roman"/>
          <w:color w:val="000000"/>
          <w:sz w:val="44"/>
          <w:szCs w:val="44"/>
        </w:rPr>
        <w:t>Deepthi Tejaswani Chokka</w:t>
      </w:r>
    </w:p>
    <w:p w:rsidR="005C16EE" w:rsidRPr="00E0147F" w:rsidRDefault="005C16EE" w:rsidP="005C16EE">
      <w:pPr>
        <w:jc w:val="center"/>
        <w:rPr>
          <w:rFonts w:ascii="Times New Roman" w:hAnsi="Times New Roman"/>
          <w:color w:val="000000"/>
          <w:sz w:val="44"/>
          <w:szCs w:val="44"/>
        </w:rPr>
      </w:pPr>
      <w:proofErr w:type="spellStart"/>
      <w:r w:rsidRPr="00E0147F">
        <w:rPr>
          <w:rFonts w:ascii="Times New Roman" w:hAnsi="Times New Roman"/>
          <w:color w:val="000000"/>
          <w:sz w:val="44"/>
          <w:szCs w:val="44"/>
        </w:rPr>
        <w:t>Nikitha</w:t>
      </w:r>
      <w:proofErr w:type="spellEnd"/>
      <w:r w:rsidRPr="00E0147F">
        <w:rPr>
          <w:rFonts w:ascii="Times New Roman" w:hAnsi="Times New Roman"/>
          <w:color w:val="000000"/>
          <w:sz w:val="44"/>
          <w:szCs w:val="44"/>
        </w:rPr>
        <w:t xml:space="preserve"> </w:t>
      </w:r>
      <w:proofErr w:type="spellStart"/>
      <w:r w:rsidRPr="00E0147F">
        <w:rPr>
          <w:rFonts w:ascii="Times New Roman" w:hAnsi="Times New Roman"/>
          <w:color w:val="000000"/>
          <w:sz w:val="44"/>
          <w:szCs w:val="44"/>
        </w:rPr>
        <w:t>Kethireddy</w:t>
      </w:r>
      <w:proofErr w:type="spellEnd"/>
    </w:p>
    <w:p w:rsidR="005C16EE" w:rsidRPr="00E0147F" w:rsidRDefault="005C16EE" w:rsidP="005C16EE">
      <w:pPr>
        <w:jc w:val="center"/>
        <w:rPr>
          <w:rFonts w:ascii="Times New Roman" w:hAnsi="Times New Roman"/>
          <w:color w:val="000000"/>
          <w:sz w:val="44"/>
          <w:szCs w:val="44"/>
        </w:rPr>
      </w:pPr>
      <w:r w:rsidRPr="00E0147F">
        <w:rPr>
          <w:rFonts w:ascii="Times New Roman" w:hAnsi="Times New Roman"/>
          <w:color w:val="000000"/>
          <w:sz w:val="44"/>
          <w:szCs w:val="44"/>
        </w:rPr>
        <w:t>Suma Soma</w:t>
      </w:r>
    </w:p>
    <w:p w:rsidR="005C16EE" w:rsidRPr="00E0147F" w:rsidRDefault="005C16EE" w:rsidP="005C16EE">
      <w:pPr>
        <w:jc w:val="center"/>
        <w:rPr>
          <w:rFonts w:ascii="Times New Roman" w:hAnsi="Times New Roman"/>
          <w:sz w:val="44"/>
          <w:szCs w:val="44"/>
        </w:rPr>
      </w:pPr>
      <w:proofErr w:type="spellStart"/>
      <w:r w:rsidRPr="00E0147F">
        <w:rPr>
          <w:rFonts w:ascii="Times New Roman" w:hAnsi="Times New Roman"/>
          <w:color w:val="000000"/>
          <w:sz w:val="44"/>
          <w:szCs w:val="44"/>
        </w:rPr>
        <w:t>Sushma</w:t>
      </w:r>
      <w:proofErr w:type="spellEnd"/>
      <w:r w:rsidRPr="00E0147F">
        <w:rPr>
          <w:rFonts w:ascii="Times New Roman" w:hAnsi="Times New Roman"/>
          <w:color w:val="000000"/>
          <w:sz w:val="44"/>
          <w:szCs w:val="44"/>
        </w:rPr>
        <w:t xml:space="preserve"> </w:t>
      </w:r>
      <w:proofErr w:type="spellStart"/>
      <w:r w:rsidRPr="00E0147F">
        <w:rPr>
          <w:rFonts w:ascii="Times New Roman" w:hAnsi="Times New Roman"/>
          <w:color w:val="000000"/>
          <w:sz w:val="44"/>
          <w:szCs w:val="44"/>
        </w:rPr>
        <w:t>Yedugani</w:t>
      </w:r>
      <w:proofErr w:type="spellEnd"/>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32"/>
        </w:rPr>
      </w:pPr>
    </w:p>
    <w:p w:rsidR="005C16EE" w:rsidRPr="00E0147F" w:rsidRDefault="005C16EE" w:rsidP="005C16EE">
      <w:pPr>
        <w:pStyle w:val="Body"/>
        <w:jc w:val="center"/>
        <w:rPr>
          <w:rFonts w:ascii="Times New Roman" w:eastAsia="Times New Roman" w:hAnsi="Times New Roman" w:cs="Times New Roman"/>
          <w:sz w:val="44"/>
          <w:szCs w:val="44"/>
        </w:rPr>
      </w:pPr>
      <w:r w:rsidRPr="00E0147F">
        <w:rPr>
          <w:rFonts w:ascii="Times New Roman" w:hAnsi="Times New Roman" w:cs="Times New Roman"/>
          <w:sz w:val="44"/>
          <w:szCs w:val="44"/>
        </w:rPr>
        <w:t>Submitted in partial fulfilment</w:t>
      </w:r>
    </w:p>
    <w:p w:rsidR="005C16EE" w:rsidRPr="00E0147F" w:rsidRDefault="005C16EE" w:rsidP="005C16EE">
      <w:pPr>
        <w:pStyle w:val="Body"/>
        <w:jc w:val="center"/>
        <w:rPr>
          <w:rFonts w:ascii="Times New Roman" w:eastAsia="Times New Roman" w:hAnsi="Times New Roman" w:cs="Times New Roman"/>
          <w:sz w:val="44"/>
          <w:szCs w:val="44"/>
        </w:rPr>
      </w:pPr>
      <w:r w:rsidRPr="00E0147F">
        <w:rPr>
          <w:rFonts w:ascii="Times New Roman" w:hAnsi="Times New Roman" w:cs="Times New Roman"/>
          <w:sz w:val="44"/>
          <w:szCs w:val="44"/>
        </w:rPr>
        <w:t>Of the requirements of</w:t>
      </w:r>
    </w:p>
    <w:p w:rsidR="005C16EE" w:rsidRPr="00E0147F" w:rsidRDefault="005C16EE" w:rsidP="005C16EE">
      <w:pPr>
        <w:pStyle w:val="Body"/>
        <w:jc w:val="center"/>
        <w:rPr>
          <w:rFonts w:ascii="Times New Roman" w:eastAsia="Times New Roman" w:hAnsi="Times New Roman" w:cs="Times New Roman"/>
          <w:sz w:val="44"/>
          <w:szCs w:val="44"/>
        </w:rPr>
      </w:pPr>
      <w:r w:rsidRPr="00E0147F">
        <w:rPr>
          <w:rFonts w:ascii="Times New Roman" w:hAnsi="Times New Roman" w:cs="Times New Roman"/>
          <w:sz w:val="44"/>
          <w:szCs w:val="44"/>
        </w:rPr>
        <w:t>CSIS 44-691 Graduate Directed Project 1</w:t>
      </w:r>
    </w:p>
    <w:p w:rsidR="005C16EE" w:rsidRPr="00E0147F" w:rsidRDefault="005C16EE" w:rsidP="005C16EE">
      <w:pPr>
        <w:pStyle w:val="Heading1"/>
        <w:rPr>
          <w:rFonts w:ascii="Times New Roman" w:hAnsi="Times New Roman"/>
        </w:rPr>
      </w:pPr>
      <w:bookmarkStart w:id="22" w:name="_Toc506458769"/>
      <w:bookmarkStart w:id="23" w:name="_Toc506459135"/>
      <w:r w:rsidRPr="00E0147F">
        <w:rPr>
          <w:rFonts w:ascii="Times New Roman" w:hAnsi="Times New Roman"/>
        </w:rPr>
        <w:t>Revision History</w:t>
      </w:r>
      <w:bookmarkEnd w:id="22"/>
      <w:bookmarkEnd w:id="23"/>
    </w:p>
    <w:p w:rsidR="005C16EE" w:rsidRPr="00E0147F" w:rsidRDefault="005C16EE" w:rsidP="005C16EE">
      <w:pP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7"/>
        <w:gridCol w:w="3162"/>
        <w:gridCol w:w="1851"/>
        <w:gridCol w:w="3072"/>
      </w:tblGrid>
      <w:tr w:rsidR="005C16EE" w:rsidRPr="00E0147F" w:rsidTr="002433A1">
        <w:tc>
          <w:tcPr>
            <w:tcW w:w="1188" w:type="dxa"/>
            <w:tcBorders>
              <w:top w:val="nil"/>
              <w:left w:val="nil"/>
              <w:bottom w:val="single" w:sz="4" w:space="0" w:color="auto"/>
              <w:right w:val="nil"/>
            </w:tcBorders>
          </w:tcPr>
          <w:p w:rsidR="005C16EE" w:rsidRPr="00E0147F" w:rsidRDefault="005C16EE" w:rsidP="002433A1">
            <w:pPr>
              <w:jc w:val="center"/>
              <w:rPr>
                <w:rFonts w:ascii="Times New Roman" w:hAnsi="Times New Roman"/>
                <w:b/>
              </w:rPr>
            </w:pPr>
            <w:r w:rsidRPr="00E0147F">
              <w:rPr>
                <w:rFonts w:ascii="Times New Roman" w:hAnsi="Times New Roman"/>
                <w:b/>
              </w:rPr>
              <w:t>Date</w:t>
            </w:r>
          </w:p>
        </w:tc>
        <w:tc>
          <w:tcPr>
            <w:tcW w:w="3240" w:type="dxa"/>
            <w:tcBorders>
              <w:top w:val="nil"/>
              <w:left w:val="nil"/>
              <w:bottom w:val="single" w:sz="4" w:space="0" w:color="auto"/>
              <w:right w:val="nil"/>
            </w:tcBorders>
          </w:tcPr>
          <w:p w:rsidR="005C16EE" w:rsidRPr="00E0147F" w:rsidRDefault="005C16EE" w:rsidP="002433A1">
            <w:pPr>
              <w:jc w:val="center"/>
              <w:rPr>
                <w:rFonts w:ascii="Times New Roman" w:hAnsi="Times New Roman"/>
                <w:b/>
              </w:rPr>
            </w:pPr>
            <w:r w:rsidRPr="00E0147F">
              <w:rPr>
                <w:rFonts w:ascii="Times New Roman" w:hAnsi="Times New Roman"/>
                <w:b/>
              </w:rPr>
              <w:t>Description</w:t>
            </w:r>
          </w:p>
        </w:tc>
        <w:tc>
          <w:tcPr>
            <w:tcW w:w="1890" w:type="dxa"/>
            <w:tcBorders>
              <w:top w:val="nil"/>
              <w:left w:val="nil"/>
              <w:bottom w:val="single" w:sz="4" w:space="0" w:color="auto"/>
              <w:right w:val="nil"/>
            </w:tcBorders>
          </w:tcPr>
          <w:p w:rsidR="005C16EE" w:rsidRPr="00E0147F" w:rsidRDefault="005C16EE" w:rsidP="002433A1">
            <w:pPr>
              <w:jc w:val="center"/>
              <w:rPr>
                <w:rFonts w:ascii="Times New Roman" w:hAnsi="Times New Roman"/>
                <w:b/>
              </w:rPr>
            </w:pPr>
            <w:r w:rsidRPr="00E0147F">
              <w:rPr>
                <w:rFonts w:ascii="Times New Roman" w:hAnsi="Times New Roman"/>
                <w:b/>
              </w:rPr>
              <w:t>Author</w:t>
            </w:r>
          </w:p>
        </w:tc>
        <w:tc>
          <w:tcPr>
            <w:tcW w:w="3150" w:type="dxa"/>
            <w:tcBorders>
              <w:top w:val="nil"/>
              <w:left w:val="nil"/>
              <w:bottom w:val="single" w:sz="4" w:space="0" w:color="auto"/>
              <w:right w:val="nil"/>
            </w:tcBorders>
          </w:tcPr>
          <w:p w:rsidR="005C16EE" w:rsidRPr="00E0147F" w:rsidRDefault="005C16EE" w:rsidP="002433A1">
            <w:pPr>
              <w:jc w:val="center"/>
              <w:rPr>
                <w:rFonts w:ascii="Times New Roman" w:hAnsi="Times New Roman"/>
                <w:b/>
              </w:rPr>
            </w:pPr>
            <w:r w:rsidRPr="00E0147F">
              <w:rPr>
                <w:rFonts w:ascii="Times New Roman" w:hAnsi="Times New Roman"/>
                <w:b/>
              </w:rPr>
              <w:t>Comments</w:t>
            </w:r>
          </w:p>
        </w:tc>
      </w:tr>
      <w:tr w:rsidR="005C16EE" w:rsidRPr="00E0147F" w:rsidTr="002433A1">
        <w:tc>
          <w:tcPr>
            <w:tcW w:w="1188" w:type="dxa"/>
            <w:tcBorders>
              <w:top w:val="single" w:sz="4" w:space="0" w:color="auto"/>
            </w:tcBorders>
          </w:tcPr>
          <w:p w:rsidR="005C16EE" w:rsidRPr="00E0147F" w:rsidRDefault="005C16EE" w:rsidP="002433A1">
            <w:pPr>
              <w:rPr>
                <w:rFonts w:ascii="Times New Roman" w:hAnsi="Times New Roman"/>
              </w:rPr>
            </w:pPr>
          </w:p>
        </w:tc>
        <w:tc>
          <w:tcPr>
            <w:tcW w:w="3240" w:type="dxa"/>
            <w:tcBorders>
              <w:top w:val="single" w:sz="4" w:space="0" w:color="auto"/>
            </w:tcBorders>
          </w:tcPr>
          <w:p w:rsidR="005C16EE" w:rsidRPr="00E0147F" w:rsidRDefault="005C16EE" w:rsidP="002433A1">
            <w:pPr>
              <w:rPr>
                <w:rFonts w:ascii="Times New Roman" w:hAnsi="Times New Roman"/>
              </w:rPr>
            </w:pPr>
          </w:p>
        </w:tc>
        <w:tc>
          <w:tcPr>
            <w:tcW w:w="1890" w:type="dxa"/>
            <w:tcBorders>
              <w:top w:val="single" w:sz="4" w:space="0" w:color="auto"/>
            </w:tcBorders>
          </w:tcPr>
          <w:p w:rsidR="005C16EE" w:rsidRPr="00E0147F" w:rsidRDefault="005C16EE" w:rsidP="002433A1">
            <w:pPr>
              <w:rPr>
                <w:rFonts w:ascii="Times New Roman" w:hAnsi="Times New Roman"/>
              </w:rPr>
            </w:pPr>
          </w:p>
        </w:tc>
        <w:tc>
          <w:tcPr>
            <w:tcW w:w="3150" w:type="dxa"/>
            <w:tcBorders>
              <w:top w:val="single" w:sz="4" w:space="0" w:color="auto"/>
            </w:tcBorders>
          </w:tcPr>
          <w:p w:rsidR="005C16EE" w:rsidRPr="00E0147F" w:rsidRDefault="005C16EE" w:rsidP="002433A1">
            <w:pPr>
              <w:rPr>
                <w:rFonts w:ascii="Times New Roman" w:hAnsi="Times New Roman"/>
              </w:rPr>
            </w:pPr>
          </w:p>
        </w:tc>
      </w:tr>
      <w:tr w:rsidR="005C16EE" w:rsidRPr="00E0147F" w:rsidTr="002433A1">
        <w:tc>
          <w:tcPr>
            <w:tcW w:w="1188" w:type="dxa"/>
          </w:tcPr>
          <w:p w:rsidR="005C16EE" w:rsidRPr="00E0147F" w:rsidRDefault="005C16EE" w:rsidP="002433A1">
            <w:pPr>
              <w:rPr>
                <w:rFonts w:ascii="Times New Roman" w:hAnsi="Times New Roman"/>
              </w:rPr>
            </w:pPr>
          </w:p>
        </w:tc>
        <w:tc>
          <w:tcPr>
            <w:tcW w:w="3240" w:type="dxa"/>
          </w:tcPr>
          <w:p w:rsidR="005C16EE" w:rsidRPr="00E0147F" w:rsidRDefault="005C16EE" w:rsidP="002433A1">
            <w:pPr>
              <w:rPr>
                <w:rFonts w:ascii="Times New Roman" w:hAnsi="Times New Roman"/>
              </w:rPr>
            </w:pPr>
          </w:p>
        </w:tc>
        <w:tc>
          <w:tcPr>
            <w:tcW w:w="1890" w:type="dxa"/>
          </w:tcPr>
          <w:p w:rsidR="005C16EE" w:rsidRPr="00E0147F" w:rsidRDefault="005C16EE" w:rsidP="002433A1">
            <w:pPr>
              <w:rPr>
                <w:rFonts w:ascii="Times New Roman" w:hAnsi="Times New Roman"/>
              </w:rPr>
            </w:pPr>
          </w:p>
        </w:tc>
        <w:tc>
          <w:tcPr>
            <w:tcW w:w="3150" w:type="dxa"/>
          </w:tcPr>
          <w:p w:rsidR="005C16EE" w:rsidRPr="00E0147F" w:rsidRDefault="005C16EE" w:rsidP="002433A1">
            <w:pPr>
              <w:rPr>
                <w:rFonts w:ascii="Times New Roman" w:hAnsi="Times New Roman"/>
              </w:rPr>
            </w:pPr>
          </w:p>
        </w:tc>
      </w:tr>
      <w:tr w:rsidR="005C16EE" w:rsidRPr="00E0147F" w:rsidTr="002433A1">
        <w:tc>
          <w:tcPr>
            <w:tcW w:w="1188" w:type="dxa"/>
          </w:tcPr>
          <w:p w:rsidR="005C16EE" w:rsidRPr="00E0147F" w:rsidRDefault="005C16EE" w:rsidP="002433A1">
            <w:pPr>
              <w:rPr>
                <w:rFonts w:ascii="Times New Roman" w:hAnsi="Times New Roman"/>
              </w:rPr>
            </w:pPr>
          </w:p>
        </w:tc>
        <w:tc>
          <w:tcPr>
            <w:tcW w:w="3240" w:type="dxa"/>
          </w:tcPr>
          <w:p w:rsidR="005C16EE" w:rsidRPr="00E0147F" w:rsidRDefault="005C16EE" w:rsidP="002433A1">
            <w:pPr>
              <w:rPr>
                <w:rFonts w:ascii="Times New Roman" w:hAnsi="Times New Roman"/>
              </w:rPr>
            </w:pPr>
          </w:p>
        </w:tc>
        <w:tc>
          <w:tcPr>
            <w:tcW w:w="1890" w:type="dxa"/>
          </w:tcPr>
          <w:p w:rsidR="005C16EE" w:rsidRPr="00E0147F" w:rsidRDefault="005C16EE" w:rsidP="002433A1">
            <w:pPr>
              <w:rPr>
                <w:rFonts w:ascii="Times New Roman" w:hAnsi="Times New Roman"/>
              </w:rPr>
            </w:pPr>
          </w:p>
        </w:tc>
        <w:tc>
          <w:tcPr>
            <w:tcW w:w="3150" w:type="dxa"/>
          </w:tcPr>
          <w:p w:rsidR="005C16EE" w:rsidRPr="00E0147F" w:rsidRDefault="005C16EE" w:rsidP="002433A1">
            <w:pPr>
              <w:rPr>
                <w:rFonts w:ascii="Times New Roman" w:hAnsi="Times New Roman"/>
              </w:rPr>
            </w:pPr>
          </w:p>
        </w:tc>
      </w:tr>
      <w:tr w:rsidR="005C16EE" w:rsidRPr="00E0147F" w:rsidTr="002433A1">
        <w:tc>
          <w:tcPr>
            <w:tcW w:w="1188" w:type="dxa"/>
          </w:tcPr>
          <w:p w:rsidR="005C16EE" w:rsidRPr="00E0147F" w:rsidRDefault="005C16EE" w:rsidP="002433A1">
            <w:pPr>
              <w:rPr>
                <w:rFonts w:ascii="Times New Roman" w:hAnsi="Times New Roman"/>
              </w:rPr>
            </w:pPr>
          </w:p>
        </w:tc>
        <w:tc>
          <w:tcPr>
            <w:tcW w:w="3240" w:type="dxa"/>
          </w:tcPr>
          <w:p w:rsidR="005C16EE" w:rsidRPr="00E0147F" w:rsidRDefault="005C16EE" w:rsidP="002433A1">
            <w:pPr>
              <w:rPr>
                <w:rFonts w:ascii="Times New Roman" w:hAnsi="Times New Roman"/>
              </w:rPr>
            </w:pPr>
          </w:p>
        </w:tc>
        <w:tc>
          <w:tcPr>
            <w:tcW w:w="1890" w:type="dxa"/>
          </w:tcPr>
          <w:p w:rsidR="005C16EE" w:rsidRPr="00E0147F" w:rsidRDefault="005C16EE" w:rsidP="002433A1">
            <w:pPr>
              <w:rPr>
                <w:rFonts w:ascii="Times New Roman" w:hAnsi="Times New Roman"/>
              </w:rPr>
            </w:pPr>
          </w:p>
        </w:tc>
        <w:tc>
          <w:tcPr>
            <w:tcW w:w="3150" w:type="dxa"/>
          </w:tcPr>
          <w:p w:rsidR="005C16EE" w:rsidRPr="00E0147F" w:rsidRDefault="005C16EE" w:rsidP="002433A1">
            <w:pPr>
              <w:rPr>
                <w:rFonts w:ascii="Times New Roman" w:hAnsi="Times New Roman"/>
              </w:rPr>
            </w:pPr>
          </w:p>
        </w:tc>
      </w:tr>
    </w:tbl>
    <w:p w:rsidR="005C16EE" w:rsidRPr="00E0147F" w:rsidRDefault="005C16EE" w:rsidP="005C16EE">
      <w:pPr>
        <w:rPr>
          <w:rFonts w:ascii="Times New Roman" w:hAnsi="Times New Roman"/>
        </w:rPr>
      </w:pPr>
    </w:p>
    <w:p w:rsidR="005C16EE" w:rsidRPr="00E0147F" w:rsidRDefault="005C16EE" w:rsidP="005C16EE">
      <w:pPr>
        <w:rPr>
          <w:rFonts w:ascii="Times New Roman" w:hAnsi="Times New Roman"/>
        </w:rPr>
      </w:pPr>
    </w:p>
    <w:p w:rsidR="005C16EE" w:rsidRPr="00E0147F" w:rsidRDefault="005C16EE" w:rsidP="005C16EE">
      <w:pPr>
        <w:pStyle w:val="Heading1"/>
        <w:rPr>
          <w:rFonts w:ascii="Times New Roman" w:hAnsi="Times New Roman"/>
        </w:rPr>
      </w:pPr>
      <w:bookmarkStart w:id="24" w:name="_Toc506458770"/>
      <w:bookmarkStart w:id="25" w:name="_Toc506459136"/>
      <w:r w:rsidRPr="00E0147F">
        <w:rPr>
          <w:rFonts w:ascii="Times New Roman" w:hAnsi="Times New Roman"/>
        </w:rPr>
        <w:t>Document Approval</w:t>
      </w:r>
      <w:bookmarkEnd w:id="24"/>
      <w:bookmarkEnd w:id="25"/>
    </w:p>
    <w:p w:rsidR="005C16EE" w:rsidRPr="00E0147F" w:rsidRDefault="005C16EE" w:rsidP="005C16EE">
      <w:pPr>
        <w:rPr>
          <w:rFonts w:ascii="Times New Roman" w:hAnsi="Times New Roman"/>
        </w:rPr>
      </w:pPr>
    </w:p>
    <w:p w:rsidR="005C16EE" w:rsidRPr="00E0147F" w:rsidRDefault="005C16EE" w:rsidP="005C16EE">
      <w:pPr>
        <w:rPr>
          <w:rFonts w:ascii="Times New Roman" w:hAnsi="Times New Roman"/>
        </w:rPr>
      </w:pPr>
      <w:r w:rsidRPr="00E0147F">
        <w:rPr>
          <w:rFonts w:ascii="Times New Roman" w:hAnsi="Times New Roman"/>
        </w:rP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5C16EE" w:rsidRPr="00E0147F" w:rsidTr="002433A1">
        <w:tc>
          <w:tcPr>
            <w:tcW w:w="2394" w:type="dxa"/>
            <w:tcBorders>
              <w:top w:val="nil"/>
              <w:left w:val="nil"/>
              <w:bottom w:val="single" w:sz="4" w:space="0" w:color="auto"/>
              <w:right w:val="nil"/>
            </w:tcBorders>
          </w:tcPr>
          <w:p w:rsidR="005C16EE" w:rsidRPr="00E0147F" w:rsidRDefault="005C16EE" w:rsidP="002433A1">
            <w:pPr>
              <w:tabs>
                <w:tab w:val="left" w:pos="2880"/>
                <w:tab w:val="left" w:pos="5760"/>
              </w:tabs>
              <w:jc w:val="center"/>
              <w:rPr>
                <w:rFonts w:ascii="Times New Roman" w:hAnsi="Times New Roman"/>
                <w:b/>
              </w:rPr>
            </w:pPr>
            <w:r w:rsidRPr="00E0147F">
              <w:rPr>
                <w:rFonts w:ascii="Times New Roman" w:hAnsi="Times New Roman"/>
                <w:b/>
              </w:rPr>
              <w:t>Signature</w:t>
            </w:r>
          </w:p>
        </w:tc>
        <w:tc>
          <w:tcPr>
            <w:tcW w:w="2394" w:type="dxa"/>
            <w:tcBorders>
              <w:top w:val="nil"/>
              <w:left w:val="nil"/>
              <w:bottom w:val="single" w:sz="4" w:space="0" w:color="auto"/>
              <w:right w:val="nil"/>
            </w:tcBorders>
          </w:tcPr>
          <w:p w:rsidR="005C16EE" w:rsidRPr="00E0147F" w:rsidRDefault="005C16EE" w:rsidP="002433A1">
            <w:pPr>
              <w:tabs>
                <w:tab w:val="left" w:pos="2880"/>
                <w:tab w:val="left" w:pos="5760"/>
              </w:tabs>
              <w:jc w:val="center"/>
              <w:rPr>
                <w:rFonts w:ascii="Times New Roman" w:hAnsi="Times New Roman"/>
                <w:b/>
              </w:rPr>
            </w:pPr>
            <w:r w:rsidRPr="00E0147F">
              <w:rPr>
                <w:rFonts w:ascii="Times New Roman" w:hAnsi="Times New Roman"/>
                <w:b/>
              </w:rPr>
              <w:t>Printed Name</w:t>
            </w:r>
          </w:p>
        </w:tc>
        <w:tc>
          <w:tcPr>
            <w:tcW w:w="2394" w:type="dxa"/>
            <w:tcBorders>
              <w:top w:val="nil"/>
              <w:left w:val="nil"/>
              <w:bottom w:val="single" w:sz="4" w:space="0" w:color="auto"/>
              <w:right w:val="nil"/>
            </w:tcBorders>
          </w:tcPr>
          <w:p w:rsidR="005C16EE" w:rsidRPr="00E0147F" w:rsidRDefault="005C16EE" w:rsidP="002433A1">
            <w:pPr>
              <w:tabs>
                <w:tab w:val="left" w:pos="2880"/>
                <w:tab w:val="left" w:pos="5760"/>
              </w:tabs>
              <w:jc w:val="center"/>
              <w:rPr>
                <w:rFonts w:ascii="Times New Roman" w:hAnsi="Times New Roman"/>
                <w:b/>
              </w:rPr>
            </w:pPr>
            <w:r w:rsidRPr="00E0147F">
              <w:rPr>
                <w:rFonts w:ascii="Times New Roman" w:hAnsi="Times New Roman"/>
                <w:b/>
              </w:rPr>
              <w:t>Title</w:t>
            </w:r>
          </w:p>
        </w:tc>
        <w:tc>
          <w:tcPr>
            <w:tcW w:w="2268" w:type="dxa"/>
            <w:tcBorders>
              <w:top w:val="nil"/>
              <w:left w:val="nil"/>
              <w:bottom w:val="single" w:sz="4" w:space="0" w:color="auto"/>
              <w:right w:val="nil"/>
            </w:tcBorders>
          </w:tcPr>
          <w:p w:rsidR="005C16EE" w:rsidRPr="00E0147F" w:rsidRDefault="005C16EE" w:rsidP="002433A1">
            <w:pPr>
              <w:tabs>
                <w:tab w:val="left" w:pos="2880"/>
                <w:tab w:val="left" w:pos="5760"/>
              </w:tabs>
              <w:jc w:val="center"/>
              <w:rPr>
                <w:rFonts w:ascii="Times New Roman" w:hAnsi="Times New Roman"/>
                <w:b/>
              </w:rPr>
            </w:pPr>
            <w:r w:rsidRPr="00E0147F">
              <w:rPr>
                <w:rFonts w:ascii="Times New Roman" w:hAnsi="Times New Roman"/>
                <w:b/>
              </w:rPr>
              <w:t>Date</w:t>
            </w:r>
          </w:p>
        </w:tc>
      </w:tr>
      <w:tr w:rsidR="005C16EE" w:rsidRPr="00E0147F" w:rsidTr="002433A1">
        <w:tc>
          <w:tcPr>
            <w:tcW w:w="2394" w:type="dxa"/>
            <w:tcBorders>
              <w:top w:val="single" w:sz="4" w:space="0" w:color="auto"/>
            </w:tcBorders>
          </w:tcPr>
          <w:p w:rsidR="005C16EE" w:rsidRPr="00E0147F" w:rsidRDefault="005C16EE" w:rsidP="002433A1">
            <w:pPr>
              <w:tabs>
                <w:tab w:val="left" w:pos="2880"/>
                <w:tab w:val="left" w:pos="5760"/>
              </w:tabs>
              <w:rPr>
                <w:rFonts w:ascii="Times New Roman" w:hAnsi="Times New Roman"/>
                <w:sz w:val="32"/>
              </w:rPr>
            </w:pPr>
          </w:p>
        </w:tc>
        <w:tc>
          <w:tcPr>
            <w:tcW w:w="2394" w:type="dxa"/>
            <w:tcBorders>
              <w:top w:val="single" w:sz="4" w:space="0" w:color="auto"/>
            </w:tcBorders>
            <w:vAlign w:val="bottom"/>
          </w:tcPr>
          <w:p w:rsidR="005C16EE" w:rsidRPr="00E0147F" w:rsidRDefault="005C16EE" w:rsidP="002433A1">
            <w:pPr>
              <w:tabs>
                <w:tab w:val="left" w:pos="2880"/>
                <w:tab w:val="left" w:pos="5760"/>
              </w:tabs>
              <w:rPr>
                <w:rFonts w:ascii="Times New Roman" w:hAnsi="Times New Roman"/>
              </w:rPr>
            </w:pPr>
          </w:p>
        </w:tc>
        <w:tc>
          <w:tcPr>
            <w:tcW w:w="2394" w:type="dxa"/>
            <w:tcBorders>
              <w:top w:val="single" w:sz="4" w:space="0" w:color="auto"/>
            </w:tcBorders>
            <w:vAlign w:val="bottom"/>
          </w:tcPr>
          <w:p w:rsidR="005C16EE" w:rsidRPr="00E0147F" w:rsidRDefault="005C16EE" w:rsidP="002433A1">
            <w:pPr>
              <w:tabs>
                <w:tab w:val="left" w:pos="2880"/>
                <w:tab w:val="left" w:pos="5760"/>
              </w:tabs>
              <w:rPr>
                <w:rFonts w:ascii="Times New Roman" w:hAnsi="Times New Roman"/>
              </w:rPr>
            </w:pPr>
          </w:p>
        </w:tc>
        <w:tc>
          <w:tcPr>
            <w:tcW w:w="2268" w:type="dxa"/>
            <w:tcBorders>
              <w:top w:val="single" w:sz="4" w:space="0" w:color="auto"/>
            </w:tcBorders>
          </w:tcPr>
          <w:p w:rsidR="005C16EE" w:rsidRPr="00E0147F" w:rsidRDefault="005C16EE" w:rsidP="002433A1">
            <w:pPr>
              <w:tabs>
                <w:tab w:val="left" w:pos="2880"/>
                <w:tab w:val="left" w:pos="5760"/>
              </w:tabs>
              <w:rPr>
                <w:rFonts w:ascii="Times New Roman" w:hAnsi="Times New Roman"/>
                <w:sz w:val="32"/>
              </w:rPr>
            </w:pPr>
          </w:p>
        </w:tc>
      </w:tr>
      <w:tr w:rsidR="005C16EE" w:rsidRPr="00E0147F" w:rsidTr="002433A1">
        <w:tc>
          <w:tcPr>
            <w:tcW w:w="2394" w:type="dxa"/>
          </w:tcPr>
          <w:p w:rsidR="005C16EE" w:rsidRPr="00E0147F" w:rsidRDefault="005C16EE" w:rsidP="002433A1">
            <w:pPr>
              <w:tabs>
                <w:tab w:val="left" w:pos="2880"/>
                <w:tab w:val="left" w:pos="5760"/>
              </w:tabs>
              <w:rPr>
                <w:rFonts w:ascii="Times New Roman" w:hAnsi="Times New Roman"/>
                <w:sz w:val="32"/>
              </w:rPr>
            </w:pPr>
          </w:p>
        </w:tc>
        <w:tc>
          <w:tcPr>
            <w:tcW w:w="2394" w:type="dxa"/>
            <w:vAlign w:val="bottom"/>
          </w:tcPr>
          <w:p w:rsidR="005C16EE" w:rsidRPr="00E0147F" w:rsidRDefault="005C16EE" w:rsidP="002433A1">
            <w:pPr>
              <w:tabs>
                <w:tab w:val="left" w:pos="2880"/>
                <w:tab w:val="left" w:pos="5760"/>
              </w:tabs>
              <w:rPr>
                <w:rFonts w:ascii="Times New Roman" w:hAnsi="Times New Roman"/>
              </w:rPr>
            </w:pPr>
          </w:p>
        </w:tc>
        <w:tc>
          <w:tcPr>
            <w:tcW w:w="2394" w:type="dxa"/>
            <w:vAlign w:val="bottom"/>
          </w:tcPr>
          <w:p w:rsidR="005C16EE" w:rsidRPr="00E0147F" w:rsidRDefault="005C16EE" w:rsidP="002433A1">
            <w:pPr>
              <w:tabs>
                <w:tab w:val="left" w:pos="2880"/>
                <w:tab w:val="left" w:pos="5760"/>
              </w:tabs>
              <w:rPr>
                <w:rFonts w:ascii="Times New Roman" w:hAnsi="Times New Roman"/>
              </w:rPr>
            </w:pPr>
          </w:p>
        </w:tc>
        <w:tc>
          <w:tcPr>
            <w:tcW w:w="2268" w:type="dxa"/>
          </w:tcPr>
          <w:p w:rsidR="005C16EE" w:rsidRPr="00E0147F" w:rsidRDefault="005C16EE" w:rsidP="002433A1">
            <w:pPr>
              <w:tabs>
                <w:tab w:val="left" w:pos="2880"/>
                <w:tab w:val="left" w:pos="5760"/>
              </w:tabs>
              <w:rPr>
                <w:rFonts w:ascii="Times New Roman" w:hAnsi="Times New Roman"/>
                <w:sz w:val="32"/>
              </w:rPr>
            </w:pPr>
          </w:p>
        </w:tc>
      </w:tr>
      <w:tr w:rsidR="005C16EE" w:rsidRPr="00E0147F" w:rsidTr="002433A1">
        <w:tc>
          <w:tcPr>
            <w:tcW w:w="2394" w:type="dxa"/>
          </w:tcPr>
          <w:p w:rsidR="005C16EE" w:rsidRPr="00E0147F" w:rsidRDefault="005C16EE" w:rsidP="002433A1">
            <w:pPr>
              <w:tabs>
                <w:tab w:val="left" w:pos="2880"/>
                <w:tab w:val="left" w:pos="5760"/>
              </w:tabs>
              <w:rPr>
                <w:rFonts w:ascii="Times New Roman" w:hAnsi="Times New Roman"/>
                <w:sz w:val="32"/>
              </w:rPr>
            </w:pPr>
          </w:p>
        </w:tc>
        <w:tc>
          <w:tcPr>
            <w:tcW w:w="2394" w:type="dxa"/>
            <w:vAlign w:val="bottom"/>
          </w:tcPr>
          <w:p w:rsidR="005C16EE" w:rsidRPr="00E0147F" w:rsidRDefault="005C16EE" w:rsidP="002433A1">
            <w:pPr>
              <w:tabs>
                <w:tab w:val="left" w:pos="2880"/>
                <w:tab w:val="left" w:pos="5760"/>
              </w:tabs>
              <w:rPr>
                <w:rFonts w:ascii="Times New Roman" w:hAnsi="Times New Roman"/>
              </w:rPr>
            </w:pPr>
          </w:p>
        </w:tc>
        <w:tc>
          <w:tcPr>
            <w:tcW w:w="2394" w:type="dxa"/>
            <w:vAlign w:val="bottom"/>
          </w:tcPr>
          <w:p w:rsidR="005C16EE" w:rsidRPr="00E0147F" w:rsidRDefault="005C16EE" w:rsidP="002433A1">
            <w:pPr>
              <w:tabs>
                <w:tab w:val="left" w:pos="2880"/>
                <w:tab w:val="left" w:pos="5760"/>
              </w:tabs>
              <w:rPr>
                <w:rFonts w:ascii="Times New Roman" w:hAnsi="Times New Roman"/>
              </w:rPr>
            </w:pPr>
          </w:p>
        </w:tc>
        <w:tc>
          <w:tcPr>
            <w:tcW w:w="2268" w:type="dxa"/>
          </w:tcPr>
          <w:p w:rsidR="005C16EE" w:rsidRPr="00E0147F" w:rsidRDefault="005C16EE" w:rsidP="002433A1">
            <w:pPr>
              <w:tabs>
                <w:tab w:val="left" w:pos="2880"/>
                <w:tab w:val="left" w:pos="5760"/>
              </w:tabs>
              <w:rPr>
                <w:rFonts w:ascii="Times New Roman" w:hAnsi="Times New Roman"/>
                <w:sz w:val="32"/>
              </w:rPr>
            </w:pPr>
          </w:p>
        </w:tc>
      </w:tr>
    </w:tbl>
    <w:p w:rsidR="005C16EE" w:rsidRPr="00E0147F" w:rsidRDefault="005C16EE" w:rsidP="005C16EE">
      <w:pPr>
        <w:tabs>
          <w:tab w:val="left" w:pos="2880"/>
          <w:tab w:val="left" w:pos="5760"/>
        </w:tabs>
        <w:rPr>
          <w:rFonts w:ascii="Times New Roman" w:hAnsi="Times New Roman"/>
        </w:rPr>
      </w:pPr>
      <w:r w:rsidRPr="00E0147F">
        <w:rPr>
          <w:rFonts w:ascii="Times New Roman" w:hAnsi="Times New Roman"/>
        </w:rPr>
        <w:tab/>
      </w:r>
      <w:r w:rsidRPr="00E0147F">
        <w:rPr>
          <w:rFonts w:ascii="Times New Roman" w:hAnsi="Times New Roman"/>
        </w:rPr>
        <w:tab/>
      </w: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Del="00B66EAE" w:rsidRDefault="005C16EE" w:rsidP="005C16EE">
      <w:pPr>
        <w:tabs>
          <w:tab w:val="left" w:pos="2880"/>
          <w:tab w:val="left" w:pos="5760"/>
        </w:tabs>
        <w:rPr>
          <w:del w:id="26" w:author="Chokka,Deepthi Tejaswani" w:date="2020-06-22T23:01:00Z"/>
          <w:rFonts w:ascii="Times New Roman" w:hAnsi="Times New Roman"/>
        </w:rPr>
      </w:pPr>
      <w:bookmarkStart w:id="27" w:name="_GoBack"/>
      <w:bookmarkEnd w:id="27"/>
    </w:p>
    <w:p w:rsidR="005C16EE" w:rsidRPr="00E0147F" w:rsidDel="00B66EAE" w:rsidRDefault="005C16EE" w:rsidP="005C16EE">
      <w:pPr>
        <w:tabs>
          <w:tab w:val="left" w:pos="2880"/>
          <w:tab w:val="left" w:pos="5760"/>
        </w:tabs>
        <w:rPr>
          <w:del w:id="28" w:author="Chokka,Deepthi Tejaswani" w:date="2020-06-22T23:01:00Z"/>
          <w:rFonts w:ascii="Times New Roman" w:hAnsi="Times New Roman"/>
        </w:rPr>
      </w:pPr>
    </w:p>
    <w:p w:rsidR="005C16EE" w:rsidRPr="00E0147F" w:rsidDel="00B66EAE" w:rsidRDefault="005C16EE" w:rsidP="005C16EE">
      <w:pPr>
        <w:tabs>
          <w:tab w:val="left" w:pos="2880"/>
          <w:tab w:val="left" w:pos="5760"/>
        </w:tabs>
        <w:rPr>
          <w:del w:id="29" w:author="Chokka,Deepthi Tejaswani" w:date="2020-06-22T23:01:00Z"/>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Del="00113573" w:rsidRDefault="005C16EE" w:rsidP="005C16EE">
      <w:pPr>
        <w:tabs>
          <w:tab w:val="left" w:pos="2880"/>
          <w:tab w:val="left" w:pos="5760"/>
        </w:tabs>
        <w:rPr>
          <w:del w:id="30" w:author="Chokka,Deepthi Tejaswani" w:date="2020-06-22T23:00:00Z"/>
          <w:rFonts w:ascii="Times New Roman" w:hAnsi="Times New Roman"/>
        </w:rPr>
      </w:pPr>
    </w:p>
    <w:p w:rsidR="005C16EE" w:rsidRPr="00E0147F" w:rsidDel="00113573" w:rsidRDefault="005C16EE" w:rsidP="005C16EE">
      <w:pPr>
        <w:tabs>
          <w:tab w:val="left" w:pos="2880"/>
          <w:tab w:val="left" w:pos="5760"/>
        </w:tabs>
        <w:rPr>
          <w:del w:id="31" w:author="Chokka,Deepthi Tejaswani" w:date="2020-06-22T23:00:00Z"/>
          <w:rFonts w:ascii="Times New Roman" w:hAnsi="Times New Roman"/>
        </w:rPr>
      </w:pPr>
    </w:p>
    <w:p w:rsidR="005C16EE" w:rsidRPr="00E0147F" w:rsidDel="00113573" w:rsidRDefault="005C16EE" w:rsidP="005C16EE">
      <w:pPr>
        <w:tabs>
          <w:tab w:val="left" w:pos="2880"/>
          <w:tab w:val="left" w:pos="5760"/>
        </w:tabs>
        <w:rPr>
          <w:del w:id="32" w:author="Chokka,Deepthi Tejaswani" w:date="2020-06-22T23:00:00Z"/>
          <w:rFonts w:ascii="Times New Roman" w:hAnsi="Times New Roman"/>
        </w:rPr>
      </w:pPr>
    </w:p>
    <w:p w:rsidR="005C16EE" w:rsidRPr="00E0147F" w:rsidDel="00113573" w:rsidRDefault="005C16EE" w:rsidP="005C16EE">
      <w:pPr>
        <w:tabs>
          <w:tab w:val="left" w:pos="2880"/>
          <w:tab w:val="left" w:pos="5760"/>
        </w:tabs>
        <w:rPr>
          <w:del w:id="33" w:author="Chokka,Deepthi Tejaswani" w:date="2020-06-22T23:00:00Z"/>
          <w:rFonts w:ascii="Times New Roman" w:hAnsi="Times New Roman"/>
        </w:rPr>
      </w:pPr>
    </w:p>
    <w:p w:rsidR="005C16EE" w:rsidRPr="00E0147F" w:rsidDel="00113573" w:rsidRDefault="005C16EE" w:rsidP="005C16EE">
      <w:pPr>
        <w:tabs>
          <w:tab w:val="left" w:pos="2880"/>
          <w:tab w:val="left" w:pos="5760"/>
        </w:tabs>
        <w:rPr>
          <w:del w:id="34" w:author="Chokka,Deepthi Tejaswani" w:date="2020-06-22T23:00:00Z"/>
          <w:rFonts w:ascii="Times New Roman" w:hAnsi="Times New Roman"/>
        </w:rPr>
      </w:pPr>
      <w:del w:id="35" w:author="Chokka,Deepthi Tejaswani" w:date="2020-06-22T23:01:00Z">
        <w:r w:rsidRPr="00E0147F" w:rsidDel="00B66EAE">
          <w:rPr>
            <w:rFonts w:ascii="Times New Roman" w:hAnsi="Times New Roman"/>
          </w:rPr>
          <w:tab/>
        </w:r>
      </w:del>
      <w:r w:rsidRPr="00E0147F">
        <w:rPr>
          <w:rFonts w:ascii="Times New Roman" w:hAnsi="Times New Roman"/>
        </w:rPr>
        <w:tab/>
      </w:r>
      <w:r w:rsidRPr="00E0147F">
        <w:rPr>
          <w:rFonts w:ascii="Times New Roman" w:hAnsi="Times New Roman"/>
        </w:rPr>
        <w:tab/>
      </w:r>
    </w:p>
    <w:p w:rsidR="005C16EE" w:rsidRPr="00E0147F" w:rsidRDefault="005C16EE" w:rsidP="00113573">
      <w:pPr>
        <w:tabs>
          <w:tab w:val="left" w:pos="2880"/>
          <w:tab w:val="left" w:pos="5760"/>
        </w:tabs>
        <w:rPr>
          <w:rFonts w:ascii="Times New Roman" w:hAnsi="Times New Roman"/>
        </w:rPr>
        <w:pPrChange w:id="36" w:author="Chokka,Deepthi Tejaswani" w:date="2020-06-22T23:00:00Z">
          <w:pPr/>
        </w:pPrChange>
      </w:pPr>
    </w:p>
    <w:p w:rsidR="005C16EE" w:rsidRPr="00E0147F" w:rsidRDefault="005C16EE" w:rsidP="005C16EE">
      <w:pPr>
        <w:numPr>
          <w:ilvl w:val="0"/>
          <w:numId w:val="5"/>
        </w:numPr>
        <w:rPr>
          <w:rFonts w:ascii="Times New Roman" w:hAnsi="Times New Roman"/>
          <w:b/>
          <w:sz w:val="32"/>
        </w:rPr>
      </w:pPr>
      <w:r w:rsidRPr="00E0147F">
        <w:rPr>
          <w:rFonts w:ascii="Times New Roman" w:hAnsi="Times New Roman"/>
          <w:b/>
          <w:sz w:val="32"/>
        </w:rPr>
        <w:lastRenderedPageBreak/>
        <w:t>Table of Contents</w:t>
      </w:r>
    </w:p>
    <w:p w:rsidR="005C16EE" w:rsidRPr="00E0147F" w:rsidDel="00113573" w:rsidRDefault="005C16EE" w:rsidP="005C16EE">
      <w:pPr>
        <w:pStyle w:val="Header"/>
        <w:tabs>
          <w:tab w:val="clear" w:pos="4320"/>
          <w:tab w:val="clear" w:pos="8640"/>
        </w:tabs>
        <w:rPr>
          <w:del w:id="37" w:author="Chokka,Deepthi Tejaswani" w:date="2020-06-22T23:00:00Z"/>
          <w:rFonts w:ascii="Times New Roman" w:hAnsi="Times New Roman"/>
        </w:rPr>
      </w:pPr>
    </w:p>
    <w:p w:rsidR="00792EBD" w:rsidRPr="00655288" w:rsidRDefault="005C16EE" w:rsidP="00655288">
      <w:pPr>
        <w:pStyle w:val="Body"/>
        <w:jc w:val="both"/>
        <w:rPr>
          <w:rFonts w:ascii="Times New Roman" w:eastAsia="Times New Roman" w:hAnsi="Times New Roman" w:cs="Times New Roman"/>
          <w:b/>
          <w:bCs/>
        </w:rPr>
      </w:pPr>
      <w:del w:id="38" w:author="Chokka,Deepthi Tejaswani" w:date="2020-06-22T23:00:00Z">
        <w:r w:rsidRPr="00E0147F" w:rsidDel="00113573">
          <w:rPr>
            <w:rFonts w:ascii="Times New Roman" w:hAnsi="Times New Roman" w:cs="Times New Roman"/>
            <w:b/>
            <w:bCs/>
          </w:rPr>
          <w:delText>Table of Contents</w:delText>
        </w:r>
        <w:r w:rsidRPr="00E0147F" w:rsidDel="00113573">
          <w:rPr>
            <w:rFonts w:ascii="Times New Roman" w:hAnsi="Times New Roman" w:cs="Times New Roman"/>
            <w:b/>
            <w:bCs/>
          </w:rPr>
          <w:tab/>
        </w:r>
        <w:r w:rsidRPr="00E0147F" w:rsidDel="00113573">
          <w:rPr>
            <w:rFonts w:ascii="Times New Roman" w:hAnsi="Times New Roman" w:cs="Times New Roman"/>
            <w:b/>
            <w:bCs/>
          </w:rPr>
          <w:tab/>
        </w:r>
        <w:r w:rsidRPr="00E0147F" w:rsidDel="00113573">
          <w:rPr>
            <w:rFonts w:ascii="Times New Roman" w:hAnsi="Times New Roman" w:cs="Times New Roman"/>
            <w:b/>
            <w:bCs/>
          </w:rPr>
          <w:tab/>
        </w:r>
        <w:r w:rsidRPr="00E0147F" w:rsidDel="00113573">
          <w:rPr>
            <w:rFonts w:ascii="Times New Roman" w:hAnsi="Times New Roman" w:cs="Times New Roman"/>
            <w:b/>
            <w:bCs/>
          </w:rPr>
          <w:tab/>
        </w:r>
        <w:r w:rsidRPr="00E0147F" w:rsidDel="00113573">
          <w:rPr>
            <w:rFonts w:ascii="Times New Roman" w:hAnsi="Times New Roman" w:cs="Times New Roman"/>
            <w:b/>
            <w:bCs/>
          </w:rPr>
          <w:tab/>
        </w:r>
        <w:r w:rsidRPr="00E0147F" w:rsidDel="00113573">
          <w:rPr>
            <w:rFonts w:ascii="Times New Roman" w:hAnsi="Times New Roman" w:cs="Times New Roman"/>
            <w:b/>
            <w:bCs/>
          </w:rPr>
          <w:tab/>
        </w:r>
        <w:r w:rsidRPr="00E0147F" w:rsidDel="00113573">
          <w:rPr>
            <w:rFonts w:ascii="Times New Roman" w:hAnsi="Times New Roman" w:cs="Times New Roman"/>
            <w:b/>
            <w:bCs/>
          </w:rPr>
          <w:tab/>
        </w:r>
        <w:r w:rsidRPr="00E0147F" w:rsidDel="00113573">
          <w:rPr>
            <w:rFonts w:ascii="Times New Roman" w:hAnsi="Times New Roman" w:cs="Times New Roman"/>
            <w:b/>
            <w:bCs/>
          </w:rPr>
          <w:tab/>
          <w:delText>Page Number</w:delText>
        </w:r>
        <w:r w:rsidRPr="00E0147F" w:rsidDel="00113573">
          <w:rPr>
            <w:rFonts w:ascii="Times New Roman" w:hAnsi="Times New Roman"/>
          </w:rPr>
          <w:tab/>
        </w:r>
      </w:del>
      <w:r w:rsidRPr="00E0147F">
        <w:rPr>
          <w:rFonts w:ascii="Times New Roman" w:hAnsi="Times New Roman"/>
        </w:rPr>
        <w:tab/>
      </w:r>
      <w:r w:rsidR="00655288">
        <w:rPr>
          <w:rFonts w:ascii="Times New Roman" w:hAnsi="Times New Roman"/>
        </w:rPr>
        <w:tab/>
      </w:r>
      <w:r w:rsidR="00655288">
        <w:rPr>
          <w:rFonts w:ascii="Times New Roman" w:hAnsi="Times New Roman"/>
        </w:rPr>
        <w:tab/>
      </w:r>
      <w:r w:rsidR="00655288">
        <w:rPr>
          <w:rFonts w:ascii="Times New Roman" w:hAnsi="Times New Roman"/>
        </w:rPr>
        <w:tab/>
      </w:r>
      <w:r w:rsidR="00655288">
        <w:rPr>
          <w:rFonts w:ascii="Times New Roman" w:hAnsi="Times New Roman"/>
        </w:rPr>
        <w:tab/>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9" w:author="Chokka,Deepthi Tejaswani" w:date="2020-06-22T23:00:00Z">
          <w:tblPr>
            <w:tblStyle w:val="TableGrid"/>
            <w:tblW w:w="0" w:type="auto"/>
            <w:tblInd w:w="-95" w:type="dxa"/>
            <w:tblLook w:val="04A0" w:firstRow="1" w:lastRow="0" w:firstColumn="1" w:lastColumn="0" w:noHBand="0" w:noVBand="1"/>
          </w:tblPr>
        </w:tblPrChange>
      </w:tblPr>
      <w:tblGrid>
        <w:gridCol w:w="7110"/>
        <w:gridCol w:w="2335"/>
        <w:tblGridChange w:id="40">
          <w:tblGrid>
            <w:gridCol w:w="7110"/>
            <w:gridCol w:w="2335"/>
          </w:tblGrid>
        </w:tblGridChange>
      </w:tblGrid>
      <w:tr w:rsidR="00655288" w:rsidRPr="00655288" w:rsidTr="00113573">
        <w:tc>
          <w:tcPr>
            <w:tcW w:w="7110" w:type="dxa"/>
            <w:tcPrChange w:id="41" w:author="Chokka,Deepthi Tejaswani" w:date="2020-06-22T23:00:00Z">
              <w:tcPr>
                <w:tcW w:w="7110" w:type="dxa"/>
              </w:tcPr>
            </w:tcPrChange>
          </w:tcPr>
          <w:p w:rsidR="00655288" w:rsidRPr="00655288" w:rsidRDefault="00655288" w:rsidP="00655288">
            <w:pPr>
              <w:rPr>
                <w:rFonts w:ascii="Times New Roman" w:hAnsi="Times New Roman"/>
                <w:b/>
                <w:szCs w:val="24"/>
              </w:rPr>
            </w:pPr>
            <w:r w:rsidRPr="00655288">
              <w:rPr>
                <w:rFonts w:ascii="Times New Roman" w:hAnsi="Times New Roman"/>
                <w:b/>
                <w:szCs w:val="24"/>
              </w:rPr>
              <w:t>Table of Contents</w:t>
            </w:r>
            <w:r w:rsidRPr="00655288">
              <w:rPr>
                <w:rFonts w:ascii="Times New Roman" w:hAnsi="Times New Roman"/>
                <w:b/>
                <w:szCs w:val="24"/>
              </w:rPr>
              <w:tab/>
            </w:r>
          </w:p>
        </w:tc>
        <w:tc>
          <w:tcPr>
            <w:tcW w:w="2335" w:type="dxa"/>
            <w:tcPrChange w:id="42" w:author="Chokka,Deepthi Tejaswani" w:date="2020-06-22T23:00:00Z">
              <w:tcPr>
                <w:tcW w:w="2335" w:type="dxa"/>
              </w:tcPr>
            </w:tcPrChange>
          </w:tcPr>
          <w:p w:rsidR="00655288" w:rsidRPr="00655288" w:rsidRDefault="00655288" w:rsidP="005C16EE">
            <w:pPr>
              <w:spacing w:after="160" w:line="259" w:lineRule="auto"/>
              <w:rPr>
                <w:rFonts w:ascii="Times New Roman" w:hAnsi="Times New Roman"/>
                <w:szCs w:val="24"/>
              </w:rPr>
            </w:pPr>
            <w:r w:rsidRPr="00655288">
              <w:rPr>
                <w:rFonts w:ascii="Times New Roman" w:hAnsi="Times New Roman"/>
                <w:b/>
                <w:bCs/>
                <w:szCs w:val="24"/>
              </w:rPr>
              <w:t xml:space="preserve"> Page Number</w:t>
            </w:r>
          </w:p>
        </w:tc>
      </w:tr>
      <w:tr w:rsidR="00792EBD" w:rsidRPr="00655288" w:rsidTr="00113573">
        <w:tc>
          <w:tcPr>
            <w:tcW w:w="7110" w:type="dxa"/>
            <w:tcPrChange w:id="43" w:author="Chokka,Deepthi Tejaswani" w:date="2020-06-22T23:00:00Z">
              <w:tcPr>
                <w:tcW w:w="7110" w:type="dxa"/>
              </w:tcPr>
            </w:tcPrChange>
          </w:tcPr>
          <w:p w:rsidR="00792EBD" w:rsidRPr="00655288" w:rsidRDefault="00792EBD" w:rsidP="00792EBD">
            <w:pPr>
              <w:pStyle w:val="ListParagraph"/>
              <w:numPr>
                <w:ilvl w:val="0"/>
                <w:numId w:val="32"/>
              </w:numPr>
              <w:rPr>
                <w:rFonts w:ascii="Times New Roman" w:eastAsia="Times New Roman" w:hAnsi="Times New Roman"/>
                <w:szCs w:val="24"/>
              </w:rPr>
            </w:pPr>
            <w:r w:rsidRPr="00655288">
              <w:rPr>
                <w:rFonts w:ascii="Times New Roman" w:hAnsi="Times New Roman"/>
                <w:szCs w:val="24"/>
              </w:rPr>
              <w:t>Introduction</w:t>
            </w:r>
          </w:p>
        </w:tc>
        <w:tc>
          <w:tcPr>
            <w:tcW w:w="2335" w:type="dxa"/>
            <w:tcPrChange w:id="44" w:author="Chokka,Deepthi Tejaswani" w:date="2020-06-22T23:00:00Z">
              <w:tcPr>
                <w:tcW w:w="2335" w:type="dxa"/>
              </w:tcPr>
            </w:tcPrChange>
          </w:tcPr>
          <w:p w:rsidR="00792EBD" w:rsidRPr="00655288" w:rsidRDefault="00D46641" w:rsidP="00655288">
            <w:pPr>
              <w:spacing w:after="160" w:line="259" w:lineRule="auto"/>
              <w:jc w:val="center"/>
              <w:rPr>
                <w:rFonts w:ascii="Times New Roman" w:hAnsi="Times New Roman"/>
                <w:szCs w:val="24"/>
              </w:rPr>
            </w:pPr>
            <w:r>
              <w:rPr>
                <w:rFonts w:ascii="Times New Roman" w:hAnsi="Times New Roman"/>
                <w:szCs w:val="24"/>
              </w:rPr>
              <w:t>5</w:t>
            </w:r>
          </w:p>
        </w:tc>
      </w:tr>
      <w:tr w:rsidR="00792EBD" w:rsidRPr="00655288" w:rsidTr="00113573">
        <w:tc>
          <w:tcPr>
            <w:tcW w:w="7110" w:type="dxa"/>
            <w:tcPrChange w:id="45" w:author="Chokka,Deepthi Tejaswani" w:date="2020-06-22T23:00:00Z">
              <w:tcPr>
                <w:tcW w:w="7110" w:type="dxa"/>
              </w:tcPr>
            </w:tcPrChange>
          </w:tcPr>
          <w:p w:rsidR="00792EBD" w:rsidRPr="00655288" w:rsidRDefault="00792EBD" w:rsidP="00024FB6">
            <w:pPr>
              <w:pStyle w:val="ListParagraph"/>
              <w:numPr>
                <w:ilvl w:val="1"/>
                <w:numId w:val="32"/>
              </w:numPr>
              <w:rPr>
                <w:rFonts w:ascii="Times New Roman" w:hAnsi="Times New Roman"/>
                <w:szCs w:val="24"/>
              </w:rPr>
            </w:pPr>
            <w:r w:rsidRPr="00655288">
              <w:rPr>
                <w:rFonts w:ascii="Times New Roman" w:hAnsi="Times New Roman"/>
                <w:szCs w:val="24"/>
              </w:rPr>
              <w:t xml:space="preserve"> Purpose</w:t>
            </w:r>
          </w:p>
        </w:tc>
        <w:tc>
          <w:tcPr>
            <w:tcW w:w="2335" w:type="dxa"/>
            <w:tcPrChange w:id="46" w:author="Chokka,Deepthi Tejaswani" w:date="2020-06-22T23:00:00Z">
              <w:tcPr>
                <w:tcW w:w="2335" w:type="dxa"/>
              </w:tcPr>
            </w:tcPrChange>
          </w:tcPr>
          <w:p w:rsidR="00792EBD" w:rsidRPr="00655288" w:rsidRDefault="00655288" w:rsidP="00655288">
            <w:pPr>
              <w:spacing w:after="160" w:line="259" w:lineRule="auto"/>
              <w:jc w:val="center"/>
              <w:rPr>
                <w:rFonts w:ascii="Times New Roman" w:hAnsi="Times New Roman"/>
                <w:szCs w:val="24"/>
              </w:rPr>
            </w:pPr>
            <w:r>
              <w:rPr>
                <w:rFonts w:ascii="Times New Roman" w:hAnsi="Times New Roman"/>
                <w:szCs w:val="24"/>
              </w:rPr>
              <w:t>5</w:t>
            </w:r>
          </w:p>
        </w:tc>
      </w:tr>
      <w:tr w:rsidR="00792EBD" w:rsidRPr="00655288" w:rsidTr="00113573">
        <w:tc>
          <w:tcPr>
            <w:tcW w:w="7110" w:type="dxa"/>
            <w:tcPrChange w:id="47" w:author="Chokka,Deepthi Tejaswani" w:date="2020-06-22T23:00:00Z">
              <w:tcPr>
                <w:tcW w:w="7110" w:type="dxa"/>
              </w:tcPr>
            </w:tcPrChange>
          </w:tcPr>
          <w:p w:rsidR="00792EBD" w:rsidRPr="00655288" w:rsidRDefault="00792EBD" w:rsidP="00792EBD">
            <w:pPr>
              <w:pStyle w:val="ListParagraph"/>
              <w:numPr>
                <w:ilvl w:val="1"/>
                <w:numId w:val="32"/>
              </w:numPr>
              <w:rPr>
                <w:rFonts w:ascii="Times New Roman" w:hAnsi="Times New Roman"/>
                <w:szCs w:val="24"/>
              </w:rPr>
            </w:pPr>
            <w:r w:rsidRPr="00655288">
              <w:rPr>
                <w:rFonts w:ascii="Times New Roman" w:hAnsi="Times New Roman"/>
                <w:szCs w:val="24"/>
              </w:rPr>
              <w:t>Scope</w:t>
            </w:r>
          </w:p>
        </w:tc>
        <w:tc>
          <w:tcPr>
            <w:tcW w:w="2335" w:type="dxa"/>
            <w:tcPrChange w:id="48" w:author="Chokka,Deepthi Tejaswani" w:date="2020-06-22T23:00:00Z">
              <w:tcPr>
                <w:tcW w:w="2335" w:type="dxa"/>
              </w:tcPr>
            </w:tcPrChange>
          </w:tcPr>
          <w:p w:rsidR="00792EBD" w:rsidRPr="00655288" w:rsidRDefault="00655288" w:rsidP="00655288">
            <w:pPr>
              <w:spacing w:after="160" w:line="259" w:lineRule="auto"/>
              <w:jc w:val="center"/>
              <w:rPr>
                <w:rFonts w:ascii="Times New Roman" w:hAnsi="Times New Roman"/>
                <w:szCs w:val="24"/>
              </w:rPr>
            </w:pPr>
            <w:r>
              <w:rPr>
                <w:rFonts w:ascii="Times New Roman" w:hAnsi="Times New Roman"/>
                <w:szCs w:val="24"/>
              </w:rPr>
              <w:t>5</w:t>
            </w:r>
          </w:p>
        </w:tc>
      </w:tr>
      <w:tr w:rsidR="00792EBD" w:rsidRPr="00655288" w:rsidTr="00113573">
        <w:tc>
          <w:tcPr>
            <w:tcW w:w="7110" w:type="dxa"/>
            <w:tcPrChange w:id="49" w:author="Chokka,Deepthi Tejaswani" w:date="2020-06-22T23:00:00Z">
              <w:tcPr>
                <w:tcW w:w="7110" w:type="dxa"/>
              </w:tcPr>
            </w:tcPrChange>
          </w:tcPr>
          <w:p w:rsidR="00792EBD" w:rsidRPr="00655288" w:rsidRDefault="00024FB6" w:rsidP="00792EBD">
            <w:pPr>
              <w:pStyle w:val="ListParagraph"/>
              <w:numPr>
                <w:ilvl w:val="1"/>
                <w:numId w:val="32"/>
              </w:numPr>
              <w:rPr>
                <w:rFonts w:ascii="Times New Roman" w:hAnsi="Times New Roman"/>
                <w:szCs w:val="24"/>
              </w:rPr>
            </w:pPr>
            <w:r w:rsidRPr="00655288">
              <w:rPr>
                <w:rFonts w:ascii="Times New Roman" w:hAnsi="Times New Roman"/>
                <w:szCs w:val="24"/>
              </w:rPr>
              <w:t xml:space="preserve">Definitions, Acronyms, and </w:t>
            </w:r>
            <w:r w:rsidR="00792EBD" w:rsidRPr="00655288">
              <w:rPr>
                <w:rFonts w:ascii="Times New Roman" w:hAnsi="Times New Roman"/>
                <w:szCs w:val="24"/>
              </w:rPr>
              <w:t>Abbreviations</w:t>
            </w:r>
          </w:p>
        </w:tc>
        <w:tc>
          <w:tcPr>
            <w:tcW w:w="2335" w:type="dxa"/>
            <w:tcPrChange w:id="50" w:author="Chokka,Deepthi Tejaswani" w:date="2020-06-22T23:00:00Z">
              <w:tcPr>
                <w:tcW w:w="2335" w:type="dxa"/>
              </w:tcPr>
            </w:tcPrChange>
          </w:tcPr>
          <w:p w:rsidR="00792EBD" w:rsidRPr="00655288" w:rsidRDefault="00655288" w:rsidP="00655288">
            <w:pPr>
              <w:spacing w:after="160" w:line="259" w:lineRule="auto"/>
              <w:jc w:val="center"/>
              <w:rPr>
                <w:rFonts w:ascii="Times New Roman" w:hAnsi="Times New Roman"/>
                <w:szCs w:val="24"/>
              </w:rPr>
            </w:pPr>
            <w:r>
              <w:rPr>
                <w:rFonts w:ascii="Times New Roman" w:hAnsi="Times New Roman"/>
                <w:szCs w:val="24"/>
              </w:rPr>
              <w:t>6</w:t>
            </w:r>
          </w:p>
        </w:tc>
      </w:tr>
      <w:tr w:rsidR="00792EBD" w:rsidRPr="00655288" w:rsidTr="00113573">
        <w:tc>
          <w:tcPr>
            <w:tcW w:w="7110" w:type="dxa"/>
            <w:tcPrChange w:id="51" w:author="Chokka,Deepthi Tejaswani" w:date="2020-06-22T23:00:00Z">
              <w:tcPr>
                <w:tcW w:w="7110" w:type="dxa"/>
              </w:tcPr>
            </w:tcPrChange>
          </w:tcPr>
          <w:p w:rsidR="00792EBD" w:rsidRPr="00655288" w:rsidRDefault="00792EBD" w:rsidP="00792EBD">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References</w:t>
            </w:r>
          </w:p>
        </w:tc>
        <w:tc>
          <w:tcPr>
            <w:tcW w:w="2335" w:type="dxa"/>
            <w:tcPrChange w:id="52" w:author="Chokka,Deepthi Tejaswani" w:date="2020-06-22T23:00:00Z">
              <w:tcPr>
                <w:tcW w:w="2335" w:type="dxa"/>
              </w:tcPr>
            </w:tcPrChange>
          </w:tcPr>
          <w:p w:rsidR="00792EBD" w:rsidRPr="00655288" w:rsidRDefault="00655288" w:rsidP="00655288">
            <w:pPr>
              <w:spacing w:after="160" w:line="259" w:lineRule="auto"/>
              <w:jc w:val="center"/>
              <w:rPr>
                <w:rFonts w:ascii="Times New Roman" w:hAnsi="Times New Roman"/>
                <w:szCs w:val="24"/>
              </w:rPr>
            </w:pPr>
            <w:r>
              <w:rPr>
                <w:rFonts w:ascii="Times New Roman" w:hAnsi="Times New Roman"/>
                <w:szCs w:val="24"/>
              </w:rPr>
              <w:t>6</w:t>
            </w:r>
          </w:p>
        </w:tc>
      </w:tr>
      <w:tr w:rsidR="00792EBD" w:rsidRPr="00655288" w:rsidTr="00113573">
        <w:tc>
          <w:tcPr>
            <w:tcW w:w="7110" w:type="dxa"/>
            <w:tcPrChange w:id="53" w:author="Chokka,Deepthi Tejaswani" w:date="2020-06-22T23:00:00Z">
              <w:tcPr>
                <w:tcW w:w="7110" w:type="dxa"/>
              </w:tcPr>
            </w:tcPrChange>
          </w:tcPr>
          <w:p w:rsidR="00792EBD" w:rsidRPr="00655288" w:rsidRDefault="00792EBD" w:rsidP="00792EBD">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Overview</w:t>
            </w:r>
          </w:p>
        </w:tc>
        <w:tc>
          <w:tcPr>
            <w:tcW w:w="2335" w:type="dxa"/>
            <w:tcPrChange w:id="54" w:author="Chokka,Deepthi Tejaswani" w:date="2020-06-22T23:00:00Z">
              <w:tcPr>
                <w:tcW w:w="2335" w:type="dxa"/>
              </w:tcPr>
            </w:tcPrChange>
          </w:tcPr>
          <w:p w:rsidR="00792EBD" w:rsidRPr="00655288" w:rsidRDefault="002433A1" w:rsidP="00655288">
            <w:pPr>
              <w:spacing w:after="160" w:line="259" w:lineRule="auto"/>
              <w:jc w:val="center"/>
              <w:rPr>
                <w:rFonts w:ascii="Times New Roman" w:hAnsi="Times New Roman"/>
                <w:szCs w:val="24"/>
              </w:rPr>
            </w:pPr>
            <w:ins w:id="55" w:author="Chokka,Deepthi Tejaswani" w:date="2020-06-22T19:09:00Z">
              <w:r>
                <w:rPr>
                  <w:rFonts w:ascii="Times New Roman" w:hAnsi="Times New Roman"/>
                  <w:szCs w:val="24"/>
                </w:rPr>
                <w:t>6</w:t>
              </w:r>
            </w:ins>
          </w:p>
        </w:tc>
      </w:tr>
      <w:tr w:rsidR="00792EBD" w:rsidRPr="00655288" w:rsidTr="00113573">
        <w:tc>
          <w:tcPr>
            <w:tcW w:w="7110" w:type="dxa"/>
            <w:tcPrChange w:id="56" w:author="Chokka,Deepthi Tejaswani" w:date="2020-06-22T23:00:00Z">
              <w:tcPr>
                <w:tcW w:w="7110" w:type="dxa"/>
              </w:tcPr>
            </w:tcPrChange>
          </w:tcPr>
          <w:p w:rsidR="00792EBD" w:rsidRPr="00655288" w:rsidRDefault="00024FB6" w:rsidP="00024FB6">
            <w:pPr>
              <w:pStyle w:val="ListParagraph"/>
              <w:numPr>
                <w:ilvl w:val="0"/>
                <w:numId w:val="32"/>
              </w:numPr>
              <w:pBdr>
                <w:top w:val="nil"/>
                <w:left w:val="nil"/>
                <w:bottom w:val="nil"/>
                <w:right w:val="nil"/>
                <w:between w:val="nil"/>
                <w:bar w:val="nil"/>
              </w:pBdr>
              <w:spacing w:after="160" w:line="259" w:lineRule="auto"/>
              <w:rPr>
                <w:rFonts w:ascii="Times New Roman" w:eastAsia="Times New Roman" w:hAnsi="Times New Roman"/>
                <w:szCs w:val="24"/>
              </w:rPr>
            </w:pPr>
            <w:r w:rsidRPr="00655288">
              <w:rPr>
                <w:rFonts w:ascii="Times New Roman" w:hAnsi="Times New Roman"/>
                <w:szCs w:val="24"/>
              </w:rPr>
              <w:t>General Description</w:t>
            </w:r>
          </w:p>
        </w:tc>
        <w:tc>
          <w:tcPr>
            <w:tcW w:w="2335" w:type="dxa"/>
            <w:tcPrChange w:id="57" w:author="Chokka,Deepthi Tejaswani" w:date="2020-06-22T23:00:00Z">
              <w:tcPr>
                <w:tcW w:w="2335" w:type="dxa"/>
              </w:tcPr>
            </w:tcPrChange>
          </w:tcPr>
          <w:p w:rsidR="00792EBD" w:rsidRPr="00655288" w:rsidRDefault="002433A1" w:rsidP="00655288">
            <w:pPr>
              <w:spacing w:after="160" w:line="259" w:lineRule="auto"/>
              <w:jc w:val="center"/>
              <w:rPr>
                <w:rFonts w:ascii="Times New Roman" w:hAnsi="Times New Roman"/>
                <w:szCs w:val="24"/>
              </w:rPr>
            </w:pPr>
            <w:ins w:id="58" w:author="Chokka,Deepthi Tejaswani" w:date="2020-06-22T19:09:00Z">
              <w:r>
                <w:rPr>
                  <w:rFonts w:ascii="Times New Roman" w:hAnsi="Times New Roman"/>
                  <w:szCs w:val="24"/>
                </w:rPr>
                <w:t>7</w:t>
              </w:r>
            </w:ins>
          </w:p>
        </w:tc>
      </w:tr>
      <w:tr w:rsidR="00792EBD" w:rsidRPr="00655288" w:rsidTr="00113573">
        <w:tc>
          <w:tcPr>
            <w:tcW w:w="7110" w:type="dxa"/>
            <w:tcPrChange w:id="59" w:author="Chokka,Deepthi Tejaswani" w:date="2020-06-22T23:00:00Z">
              <w:tcPr>
                <w:tcW w:w="7110" w:type="dxa"/>
              </w:tcPr>
            </w:tcPrChange>
          </w:tcPr>
          <w:p w:rsidR="00792EBD" w:rsidRPr="00655288" w:rsidRDefault="00024FB6"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Product Perspective</w:t>
            </w:r>
          </w:p>
        </w:tc>
        <w:tc>
          <w:tcPr>
            <w:tcW w:w="2335" w:type="dxa"/>
            <w:tcPrChange w:id="60" w:author="Chokka,Deepthi Tejaswani" w:date="2020-06-22T23:00:00Z">
              <w:tcPr>
                <w:tcW w:w="2335" w:type="dxa"/>
              </w:tcPr>
            </w:tcPrChange>
          </w:tcPr>
          <w:p w:rsidR="00792EBD" w:rsidRPr="00655288" w:rsidRDefault="002433A1" w:rsidP="002433A1">
            <w:pPr>
              <w:spacing w:after="160" w:line="259" w:lineRule="auto"/>
              <w:jc w:val="center"/>
              <w:rPr>
                <w:rFonts w:ascii="Times New Roman" w:hAnsi="Times New Roman"/>
                <w:szCs w:val="24"/>
              </w:rPr>
              <w:pPrChange w:id="61" w:author="Chokka,Deepthi Tejaswani" w:date="2020-06-22T19:10:00Z">
                <w:pPr>
                  <w:spacing w:after="160" w:line="259" w:lineRule="auto"/>
                  <w:jc w:val="center"/>
                </w:pPr>
              </w:pPrChange>
            </w:pPr>
            <w:ins w:id="62" w:author="Chokka,Deepthi Tejaswani" w:date="2020-06-22T19:10:00Z">
              <w:r>
                <w:rPr>
                  <w:rFonts w:ascii="Times New Roman" w:hAnsi="Times New Roman"/>
                  <w:szCs w:val="24"/>
                </w:rPr>
                <w:t>7</w:t>
              </w:r>
            </w:ins>
          </w:p>
        </w:tc>
      </w:tr>
      <w:tr w:rsidR="00792EBD" w:rsidRPr="00655288" w:rsidTr="00113573">
        <w:tc>
          <w:tcPr>
            <w:tcW w:w="7110" w:type="dxa"/>
            <w:tcPrChange w:id="63" w:author="Chokka,Deepthi Tejaswani" w:date="2020-06-22T23:00:00Z">
              <w:tcPr>
                <w:tcW w:w="7110" w:type="dxa"/>
              </w:tcPr>
            </w:tcPrChange>
          </w:tcPr>
          <w:p w:rsidR="00792EBD" w:rsidRPr="00655288" w:rsidRDefault="00024FB6"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Product Functions</w:t>
            </w:r>
          </w:p>
        </w:tc>
        <w:tc>
          <w:tcPr>
            <w:tcW w:w="2335" w:type="dxa"/>
            <w:tcPrChange w:id="64" w:author="Chokka,Deepthi Tejaswani" w:date="2020-06-22T23:00:00Z">
              <w:tcPr>
                <w:tcW w:w="2335" w:type="dxa"/>
              </w:tcPr>
            </w:tcPrChange>
          </w:tcPr>
          <w:p w:rsidR="00792EBD" w:rsidRPr="00655288" w:rsidRDefault="002433A1" w:rsidP="00655288">
            <w:pPr>
              <w:spacing w:after="160" w:line="259" w:lineRule="auto"/>
              <w:jc w:val="center"/>
              <w:rPr>
                <w:rFonts w:ascii="Times New Roman" w:hAnsi="Times New Roman"/>
                <w:szCs w:val="24"/>
              </w:rPr>
            </w:pPr>
            <w:ins w:id="65" w:author="Chokka,Deepthi Tejaswani" w:date="2020-06-22T19:10:00Z">
              <w:r>
                <w:rPr>
                  <w:rFonts w:ascii="Times New Roman" w:hAnsi="Times New Roman"/>
                  <w:szCs w:val="24"/>
                </w:rPr>
                <w:t>7</w:t>
              </w:r>
            </w:ins>
          </w:p>
        </w:tc>
      </w:tr>
      <w:tr w:rsidR="00792EBD" w:rsidRPr="00655288" w:rsidTr="00113573">
        <w:tc>
          <w:tcPr>
            <w:tcW w:w="7110" w:type="dxa"/>
            <w:tcPrChange w:id="66" w:author="Chokka,Deepthi Tejaswani" w:date="2020-06-22T23:00:00Z">
              <w:tcPr>
                <w:tcW w:w="7110" w:type="dxa"/>
              </w:tcPr>
            </w:tcPrChange>
          </w:tcPr>
          <w:p w:rsidR="00792EBD" w:rsidRPr="00655288" w:rsidRDefault="00024FB6"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User Characteristics</w:t>
            </w:r>
            <w:r w:rsidRPr="00655288">
              <w:rPr>
                <w:rFonts w:ascii="Times New Roman" w:hAnsi="Times New Roman"/>
                <w:szCs w:val="24"/>
              </w:rPr>
              <w:tab/>
            </w:r>
          </w:p>
        </w:tc>
        <w:tc>
          <w:tcPr>
            <w:tcW w:w="2335" w:type="dxa"/>
            <w:tcPrChange w:id="67" w:author="Chokka,Deepthi Tejaswani" w:date="2020-06-22T23:00:00Z">
              <w:tcPr>
                <w:tcW w:w="2335" w:type="dxa"/>
              </w:tcPr>
            </w:tcPrChange>
          </w:tcPr>
          <w:p w:rsidR="00792EBD" w:rsidRPr="00655288" w:rsidRDefault="002433A1" w:rsidP="00655288">
            <w:pPr>
              <w:spacing w:after="160" w:line="259" w:lineRule="auto"/>
              <w:jc w:val="center"/>
              <w:rPr>
                <w:rFonts w:ascii="Times New Roman" w:hAnsi="Times New Roman"/>
                <w:szCs w:val="24"/>
              </w:rPr>
            </w:pPr>
            <w:ins w:id="68" w:author="Chokka,Deepthi Tejaswani" w:date="2020-06-22T19:10:00Z">
              <w:r>
                <w:rPr>
                  <w:rFonts w:ascii="Times New Roman" w:hAnsi="Times New Roman"/>
                  <w:szCs w:val="24"/>
                </w:rPr>
                <w:t>7</w:t>
              </w:r>
            </w:ins>
          </w:p>
        </w:tc>
      </w:tr>
      <w:tr w:rsidR="00792EBD" w:rsidRPr="00655288" w:rsidTr="00113573">
        <w:tc>
          <w:tcPr>
            <w:tcW w:w="7110" w:type="dxa"/>
            <w:tcPrChange w:id="69" w:author="Chokka,Deepthi Tejaswani" w:date="2020-06-22T23:00:00Z">
              <w:tcPr>
                <w:tcW w:w="7110" w:type="dxa"/>
              </w:tcPr>
            </w:tcPrChange>
          </w:tcPr>
          <w:p w:rsidR="00792EBD" w:rsidRPr="00655288" w:rsidRDefault="00024FB6"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General Constraints</w:t>
            </w:r>
          </w:p>
        </w:tc>
        <w:tc>
          <w:tcPr>
            <w:tcW w:w="2335" w:type="dxa"/>
            <w:tcPrChange w:id="70" w:author="Chokka,Deepthi Tejaswani" w:date="2020-06-22T23:00:00Z">
              <w:tcPr>
                <w:tcW w:w="2335" w:type="dxa"/>
              </w:tcPr>
            </w:tcPrChange>
          </w:tcPr>
          <w:p w:rsidR="00792EBD" w:rsidRPr="00655288" w:rsidRDefault="002433A1" w:rsidP="00655288">
            <w:pPr>
              <w:spacing w:after="160" w:line="259" w:lineRule="auto"/>
              <w:jc w:val="center"/>
              <w:rPr>
                <w:rFonts w:ascii="Times New Roman" w:hAnsi="Times New Roman"/>
                <w:szCs w:val="24"/>
              </w:rPr>
            </w:pPr>
            <w:ins w:id="71" w:author="Chokka,Deepthi Tejaswani" w:date="2020-06-22T19:10:00Z">
              <w:r>
                <w:rPr>
                  <w:rFonts w:ascii="Times New Roman" w:hAnsi="Times New Roman"/>
                  <w:szCs w:val="24"/>
                </w:rPr>
                <w:t>7</w:t>
              </w:r>
            </w:ins>
          </w:p>
        </w:tc>
      </w:tr>
      <w:tr w:rsidR="00792EBD" w:rsidRPr="00655288" w:rsidTr="00113573">
        <w:tc>
          <w:tcPr>
            <w:tcW w:w="7110" w:type="dxa"/>
            <w:tcPrChange w:id="72" w:author="Chokka,Deepthi Tejaswani" w:date="2020-06-22T23:00:00Z">
              <w:tcPr>
                <w:tcW w:w="7110" w:type="dxa"/>
              </w:tcPr>
            </w:tcPrChange>
          </w:tcPr>
          <w:p w:rsidR="00792EBD" w:rsidRPr="00655288" w:rsidRDefault="00024FB6"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Assumptions and Dependencies</w:t>
            </w:r>
            <w:r w:rsidRPr="00655288">
              <w:rPr>
                <w:rFonts w:ascii="Times New Roman" w:hAnsi="Times New Roman"/>
                <w:szCs w:val="24"/>
              </w:rPr>
              <w:tab/>
            </w:r>
          </w:p>
        </w:tc>
        <w:tc>
          <w:tcPr>
            <w:tcW w:w="2335" w:type="dxa"/>
            <w:tcPrChange w:id="73" w:author="Chokka,Deepthi Tejaswani" w:date="2020-06-22T23:00:00Z">
              <w:tcPr>
                <w:tcW w:w="2335" w:type="dxa"/>
              </w:tcPr>
            </w:tcPrChange>
          </w:tcPr>
          <w:p w:rsidR="00792EBD" w:rsidRPr="00655288" w:rsidRDefault="002433A1" w:rsidP="00655288">
            <w:pPr>
              <w:spacing w:after="160" w:line="259" w:lineRule="auto"/>
              <w:jc w:val="center"/>
              <w:rPr>
                <w:rFonts w:ascii="Times New Roman" w:hAnsi="Times New Roman"/>
                <w:szCs w:val="24"/>
              </w:rPr>
            </w:pPr>
            <w:ins w:id="74" w:author="Chokka,Deepthi Tejaswani" w:date="2020-06-22T19:10:00Z">
              <w:r>
                <w:rPr>
                  <w:rFonts w:ascii="Times New Roman" w:hAnsi="Times New Roman"/>
                  <w:szCs w:val="24"/>
                </w:rPr>
                <w:t>8</w:t>
              </w:r>
            </w:ins>
          </w:p>
        </w:tc>
      </w:tr>
      <w:tr w:rsidR="00792EBD" w:rsidRPr="00655288" w:rsidTr="00113573">
        <w:tc>
          <w:tcPr>
            <w:tcW w:w="7110" w:type="dxa"/>
            <w:tcPrChange w:id="75" w:author="Chokka,Deepthi Tejaswani" w:date="2020-06-22T23:00:00Z">
              <w:tcPr>
                <w:tcW w:w="7110" w:type="dxa"/>
              </w:tcPr>
            </w:tcPrChange>
          </w:tcPr>
          <w:p w:rsidR="00792EBD" w:rsidRPr="00655288" w:rsidRDefault="00024FB6" w:rsidP="00024FB6">
            <w:pPr>
              <w:pStyle w:val="ListParagraph"/>
              <w:numPr>
                <w:ilvl w:val="0"/>
                <w:numId w:val="32"/>
              </w:numPr>
              <w:pBdr>
                <w:top w:val="nil"/>
                <w:left w:val="nil"/>
                <w:bottom w:val="nil"/>
                <w:right w:val="nil"/>
                <w:between w:val="nil"/>
                <w:bar w:val="nil"/>
              </w:pBdr>
              <w:spacing w:after="160" w:line="259" w:lineRule="auto"/>
              <w:rPr>
                <w:rFonts w:ascii="Times New Roman" w:eastAsia="Times New Roman" w:hAnsi="Times New Roman"/>
                <w:szCs w:val="24"/>
              </w:rPr>
            </w:pPr>
            <w:r w:rsidRPr="00655288">
              <w:rPr>
                <w:rFonts w:ascii="Times New Roman" w:hAnsi="Times New Roman"/>
                <w:szCs w:val="24"/>
              </w:rPr>
              <w:t>Specific Requirements</w:t>
            </w:r>
          </w:p>
        </w:tc>
        <w:tc>
          <w:tcPr>
            <w:tcW w:w="2335" w:type="dxa"/>
            <w:tcPrChange w:id="76" w:author="Chokka,Deepthi Tejaswani" w:date="2020-06-22T23:00:00Z">
              <w:tcPr>
                <w:tcW w:w="2335" w:type="dxa"/>
              </w:tcPr>
            </w:tcPrChange>
          </w:tcPr>
          <w:p w:rsidR="00792EBD" w:rsidRPr="00655288" w:rsidRDefault="002433A1" w:rsidP="00655288">
            <w:pPr>
              <w:spacing w:after="160" w:line="259" w:lineRule="auto"/>
              <w:jc w:val="center"/>
              <w:rPr>
                <w:rFonts w:ascii="Times New Roman" w:hAnsi="Times New Roman"/>
                <w:szCs w:val="24"/>
              </w:rPr>
            </w:pPr>
            <w:ins w:id="77" w:author="Chokka,Deepthi Tejaswani" w:date="2020-06-22T19:10:00Z">
              <w:r>
                <w:rPr>
                  <w:rFonts w:ascii="Times New Roman" w:hAnsi="Times New Roman"/>
                  <w:szCs w:val="24"/>
                </w:rPr>
                <w:t>9</w:t>
              </w:r>
            </w:ins>
          </w:p>
        </w:tc>
      </w:tr>
      <w:tr w:rsidR="00792EBD" w:rsidRPr="00655288" w:rsidTr="00113573">
        <w:tc>
          <w:tcPr>
            <w:tcW w:w="7110" w:type="dxa"/>
            <w:tcPrChange w:id="78" w:author="Chokka,Deepthi Tejaswani" w:date="2020-06-22T23:00:00Z">
              <w:tcPr>
                <w:tcW w:w="7110" w:type="dxa"/>
              </w:tcPr>
            </w:tcPrChange>
          </w:tcPr>
          <w:p w:rsidR="00792EBD" w:rsidRPr="00655288" w:rsidRDefault="00024FB6"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External Interface Requirements</w:t>
            </w:r>
          </w:p>
        </w:tc>
        <w:tc>
          <w:tcPr>
            <w:tcW w:w="2335" w:type="dxa"/>
            <w:tcPrChange w:id="79" w:author="Chokka,Deepthi Tejaswani" w:date="2020-06-22T23:00:00Z">
              <w:tcPr>
                <w:tcW w:w="2335" w:type="dxa"/>
              </w:tcPr>
            </w:tcPrChange>
          </w:tcPr>
          <w:p w:rsidR="00792EBD" w:rsidRPr="00655288" w:rsidRDefault="002433A1" w:rsidP="00655288">
            <w:pPr>
              <w:spacing w:after="160" w:line="259" w:lineRule="auto"/>
              <w:jc w:val="center"/>
              <w:rPr>
                <w:rFonts w:ascii="Times New Roman" w:hAnsi="Times New Roman"/>
                <w:szCs w:val="24"/>
              </w:rPr>
            </w:pPr>
            <w:ins w:id="80" w:author="Chokka,Deepthi Tejaswani" w:date="2020-06-22T19:10:00Z">
              <w:r>
                <w:rPr>
                  <w:rFonts w:ascii="Times New Roman" w:hAnsi="Times New Roman"/>
                  <w:szCs w:val="24"/>
                </w:rPr>
                <w:t>9</w:t>
              </w:r>
            </w:ins>
          </w:p>
        </w:tc>
      </w:tr>
      <w:tr w:rsidR="00792EBD" w:rsidRPr="00655288" w:rsidTr="00113573">
        <w:tc>
          <w:tcPr>
            <w:tcW w:w="7110" w:type="dxa"/>
            <w:tcPrChange w:id="81" w:author="Chokka,Deepthi Tejaswani" w:date="2020-06-22T23:00:00Z">
              <w:tcPr>
                <w:tcW w:w="7110" w:type="dxa"/>
              </w:tcPr>
            </w:tcPrChange>
          </w:tcPr>
          <w:p w:rsidR="00792EBD" w:rsidRPr="00655288" w:rsidRDefault="00024FB6" w:rsidP="00024FB6">
            <w:pPr>
              <w:pStyle w:val="ListParagraph"/>
              <w:numPr>
                <w:ilvl w:val="2"/>
                <w:numId w:val="32"/>
              </w:numPr>
              <w:spacing w:after="160" w:line="259" w:lineRule="auto"/>
              <w:rPr>
                <w:rFonts w:ascii="Times New Roman" w:hAnsi="Times New Roman"/>
                <w:szCs w:val="24"/>
              </w:rPr>
            </w:pPr>
            <w:r w:rsidRPr="00655288">
              <w:rPr>
                <w:rFonts w:ascii="Times New Roman" w:hAnsi="Times New Roman"/>
                <w:szCs w:val="24"/>
              </w:rPr>
              <w:t>User Interfaces</w:t>
            </w:r>
            <w:r w:rsidRPr="00655288">
              <w:rPr>
                <w:rFonts w:ascii="Times New Roman" w:hAnsi="Times New Roman"/>
                <w:szCs w:val="24"/>
              </w:rPr>
              <w:tab/>
            </w:r>
          </w:p>
        </w:tc>
        <w:tc>
          <w:tcPr>
            <w:tcW w:w="2335" w:type="dxa"/>
            <w:tcPrChange w:id="82" w:author="Chokka,Deepthi Tejaswani" w:date="2020-06-22T23:00:00Z">
              <w:tcPr>
                <w:tcW w:w="2335" w:type="dxa"/>
              </w:tcPr>
            </w:tcPrChange>
          </w:tcPr>
          <w:p w:rsidR="00792EBD" w:rsidRPr="00655288" w:rsidRDefault="002433A1" w:rsidP="00655288">
            <w:pPr>
              <w:spacing w:after="160" w:line="259" w:lineRule="auto"/>
              <w:jc w:val="center"/>
              <w:rPr>
                <w:rFonts w:ascii="Times New Roman" w:hAnsi="Times New Roman"/>
                <w:szCs w:val="24"/>
              </w:rPr>
            </w:pPr>
            <w:ins w:id="83" w:author="Chokka,Deepthi Tejaswani" w:date="2020-06-22T19:10:00Z">
              <w:r>
                <w:rPr>
                  <w:rFonts w:ascii="Times New Roman" w:hAnsi="Times New Roman"/>
                  <w:szCs w:val="24"/>
                </w:rPr>
                <w:t>9</w:t>
              </w:r>
            </w:ins>
          </w:p>
        </w:tc>
      </w:tr>
      <w:tr w:rsidR="00792EBD" w:rsidRPr="00655288" w:rsidTr="00113573">
        <w:tc>
          <w:tcPr>
            <w:tcW w:w="7110" w:type="dxa"/>
            <w:tcPrChange w:id="84" w:author="Chokka,Deepthi Tejaswani" w:date="2020-06-22T23:00:00Z">
              <w:tcPr>
                <w:tcW w:w="7110" w:type="dxa"/>
              </w:tcPr>
            </w:tcPrChange>
          </w:tcPr>
          <w:p w:rsidR="00792EBD" w:rsidRPr="00655288" w:rsidRDefault="00024FB6" w:rsidP="00024FB6">
            <w:pPr>
              <w:pStyle w:val="ListParagraph"/>
              <w:numPr>
                <w:ilvl w:val="2"/>
                <w:numId w:val="32"/>
              </w:numPr>
              <w:spacing w:after="160" w:line="259" w:lineRule="auto"/>
              <w:rPr>
                <w:rFonts w:ascii="Times New Roman" w:hAnsi="Times New Roman"/>
                <w:szCs w:val="24"/>
              </w:rPr>
            </w:pPr>
            <w:r w:rsidRPr="00655288">
              <w:rPr>
                <w:rFonts w:ascii="Times New Roman" w:hAnsi="Times New Roman"/>
                <w:szCs w:val="24"/>
              </w:rPr>
              <w:t>Hardware Interfaces</w:t>
            </w:r>
          </w:p>
        </w:tc>
        <w:tc>
          <w:tcPr>
            <w:tcW w:w="2335" w:type="dxa"/>
            <w:tcPrChange w:id="85" w:author="Chokka,Deepthi Tejaswani" w:date="2020-06-22T23:00:00Z">
              <w:tcPr>
                <w:tcW w:w="2335" w:type="dxa"/>
              </w:tcPr>
            </w:tcPrChange>
          </w:tcPr>
          <w:p w:rsidR="00792EBD" w:rsidRPr="00655288" w:rsidRDefault="002433A1" w:rsidP="00655288">
            <w:pPr>
              <w:spacing w:after="160" w:line="259" w:lineRule="auto"/>
              <w:jc w:val="center"/>
              <w:rPr>
                <w:rFonts w:ascii="Times New Roman" w:hAnsi="Times New Roman"/>
                <w:szCs w:val="24"/>
              </w:rPr>
            </w:pPr>
            <w:ins w:id="86" w:author="Chokka,Deepthi Tejaswani" w:date="2020-06-22T19:10:00Z">
              <w:r>
                <w:rPr>
                  <w:rFonts w:ascii="Times New Roman" w:hAnsi="Times New Roman"/>
                  <w:szCs w:val="24"/>
                </w:rPr>
                <w:t>9</w:t>
              </w:r>
            </w:ins>
          </w:p>
        </w:tc>
      </w:tr>
      <w:tr w:rsidR="00024FB6" w:rsidRPr="00655288" w:rsidTr="00113573">
        <w:tc>
          <w:tcPr>
            <w:tcW w:w="7110" w:type="dxa"/>
            <w:tcPrChange w:id="87" w:author="Chokka,Deepthi Tejaswani" w:date="2020-06-22T23:00:00Z">
              <w:tcPr>
                <w:tcW w:w="7110" w:type="dxa"/>
              </w:tcPr>
            </w:tcPrChange>
          </w:tcPr>
          <w:p w:rsidR="00024FB6" w:rsidRPr="00655288" w:rsidRDefault="00024FB6" w:rsidP="00024FB6">
            <w:pPr>
              <w:pStyle w:val="ListParagraph"/>
              <w:numPr>
                <w:ilvl w:val="2"/>
                <w:numId w:val="32"/>
              </w:numPr>
              <w:spacing w:after="160" w:line="259" w:lineRule="auto"/>
              <w:rPr>
                <w:rFonts w:ascii="Times New Roman" w:hAnsi="Times New Roman"/>
                <w:szCs w:val="24"/>
              </w:rPr>
            </w:pPr>
            <w:r w:rsidRPr="00655288">
              <w:rPr>
                <w:rFonts w:ascii="Times New Roman" w:hAnsi="Times New Roman"/>
                <w:szCs w:val="24"/>
              </w:rPr>
              <w:t>Software Interfaces</w:t>
            </w:r>
          </w:p>
        </w:tc>
        <w:tc>
          <w:tcPr>
            <w:tcW w:w="2335" w:type="dxa"/>
            <w:tcPrChange w:id="88" w:author="Chokka,Deepthi Tejaswani" w:date="2020-06-22T23:00:00Z">
              <w:tcPr>
                <w:tcW w:w="2335" w:type="dxa"/>
              </w:tcPr>
            </w:tcPrChange>
          </w:tcPr>
          <w:p w:rsidR="00024FB6" w:rsidRPr="00655288" w:rsidRDefault="00B62A61" w:rsidP="00655288">
            <w:pPr>
              <w:spacing w:after="160" w:line="259" w:lineRule="auto"/>
              <w:jc w:val="center"/>
              <w:rPr>
                <w:rFonts w:ascii="Times New Roman" w:hAnsi="Times New Roman"/>
                <w:szCs w:val="24"/>
              </w:rPr>
            </w:pPr>
            <w:ins w:id="89" w:author="Chokka,Deepthi Tejaswani" w:date="2020-06-22T19:10:00Z">
              <w:r>
                <w:rPr>
                  <w:rFonts w:ascii="Times New Roman" w:hAnsi="Times New Roman"/>
                  <w:szCs w:val="24"/>
                </w:rPr>
                <w:t>9</w:t>
              </w:r>
            </w:ins>
          </w:p>
        </w:tc>
      </w:tr>
      <w:tr w:rsidR="00024FB6" w:rsidRPr="00655288" w:rsidTr="00113573">
        <w:tc>
          <w:tcPr>
            <w:tcW w:w="7110" w:type="dxa"/>
            <w:tcPrChange w:id="90" w:author="Chokka,Deepthi Tejaswani" w:date="2020-06-22T23:00:00Z">
              <w:tcPr>
                <w:tcW w:w="7110" w:type="dxa"/>
              </w:tcPr>
            </w:tcPrChange>
          </w:tcPr>
          <w:p w:rsidR="00024FB6" w:rsidRPr="00655288" w:rsidRDefault="00024FB6" w:rsidP="00024FB6">
            <w:pPr>
              <w:pStyle w:val="ListParagraph"/>
              <w:numPr>
                <w:ilvl w:val="2"/>
                <w:numId w:val="32"/>
              </w:numPr>
              <w:spacing w:after="160" w:line="259" w:lineRule="auto"/>
              <w:rPr>
                <w:rFonts w:ascii="Times New Roman" w:hAnsi="Times New Roman"/>
                <w:szCs w:val="24"/>
              </w:rPr>
            </w:pPr>
            <w:r w:rsidRPr="00655288">
              <w:rPr>
                <w:rFonts w:ascii="Times New Roman" w:hAnsi="Times New Roman"/>
                <w:szCs w:val="24"/>
              </w:rPr>
              <w:t>Communications Interface</w:t>
            </w:r>
          </w:p>
        </w:tc>
        <w:tc>
          <w:tcPr>
            <w:tcW w:w="2335" w:type="dxa"/>
            <w:tcPrChange w:id="91" w:author="Chokka,Deepthi Tejaswani" w:date="2020-06-22T23:00:00Z">
              <w:tcPr>
                <w:tcW w:w="2335" w:type="dxa"/>
              </w:tcPr>
            </w:tcPrChange>
          </w:tcPr>
          <w:p w:rsidR="00024FB6" w:rsidRPr="00655288" w:rsidRDefault="002433A1" w:rsidP="00655288">
            <w:pPr>
              <w:spacing w:after="160" w:line="259" w:lineRule="auto"/>
              <w:jc w:val="center"/>
              <w:rPr>
                <w:rFonts w:ascii="Times New Roman" w:hAnsi="Times New Roman"/>
                <w:szCs w:val="24"/>
              </w:rPr>
            </w:pPr>
            <w:ins w:id="92" w:author="Chokka,Deepthi Tejaswani" w:date="2020-06-22T19:10:00Z">
              <w:r>
                <w:rPr>
                  <w:rFonts w:ascii="Times New Roman" w:hAnsi="Times New Roman"/>
                  <w:szCs w:val="24"/>
                </w:rPr>
                <w:t>10</w:t>
              </w:r>
            </w:ins>
          </w:p>
        </w:tc>
      </w:tr>
      <w:tr w:rsidR="00024FB6" w:rsidRPr="00655288" w:rsidTr="00113573">
        <w:tc>
          <w:tcPr>
            <w:tcW w:w="7110" w:type="dxa"/>
            <w:tcPrChange w:id="93" w:author="Chokka,Deepthi Tejaswani" w:date="2020-06-22T23:00:00Z">
              <w:tcPr>
                <w:tcW w:w="7110" w:type="dxa"/>
              </w:tcPr>
            </w:tcPrChange>
          </w:tcPr>
          <w:p w:rsidR="00024FB6" w:rsidRPr="00655288" w:rsidRDefault="00024FB6" w:rsidP="00024FB6">
            <w:pPr>
              <w:numPr>
                <w:ilvl w:val="1"/>
                <w:numId w:val="32"/>
              </w:numPr>
              <w:pBdr>
                <w:top w:val="nil"/>
                <w:left w:val="nil"/>
                <w:bottom w:val="nil"/>
                <w:right w:val="nil"/>
                <w:between w:val="nil"/>
                <w:bar w:val="nil"/>
              </w:pBdr>
              <w:spacing w:after="160" w:line="259" w:lineRule="auto"/>
              <w:rPr>
                <w:rFonts w:ascii="Times New Roman" w:eastAsia="Times New Roman" w:hAnsi="Times New Roman"/>
                <w:szCs w:val="24"/>
              </w:rPr>
            </w:pPr>
            <w:r w:rsidRPr="00655288">
              <w:rPr>
                <w:rFonts w:ascii="Times New Roman" w:hAnsi="Times New Roman"/>
                <w:szCs w:val="24"/>
              </w:rPr>
              <w:t>Functional Requirements</w:t>
            </w:r>
          </w:p>
        </w:tc>
        <w:tc>
          <w:tcPr>
            <w:tcW w:w="2335" w:type="dxa"/>
            <w:tcPrChange w:id="94" w:author="Chokka,Deepthi Tejaswani" w:date="2020-06-22T23:00:00Z">
              <w:tcPr>
                <w:tcW w:w="2335" w:type="dxa"/>
              </w:tcPr>
            </w:tcPrChange>
          </w:tcPr>
          <w:p w:rsidR="00024FB6" w:rsidRPr="00655288" w:rsidRDefault="002433A1" w:rsidP="00655288">
            <w:pPr>
              <w:spacing w:after="160" w:line="259" w:lineRule="auto"/>
              <w:jc w:val="center"/>
              <w:rPr>
                <w:rFonts w:ascii="Times New Roman" w:hAnsi="Times New Roman"/>
                <w:szCs w:val="24"/>
              </w:rPr>
            </w:pPr>
            <w:ins w:id="95" w:author="Chokka,Deepthi Tejaswani" w:date="2020-06-22T19:11:00Z">
              <w:r>
                <w:rPr>
                  <w:rFonts w:ascii="Times New Roman" w:hAnsi="Times New Roman"/>
                  <w:szCs w:val="24"/>
                </w:rPr>
                <w:t>10</w:t>
              </w:r>
            </w:ins>
          </w:p>
        </w:tc>
      </w:tr>
      <w:tr w:rsidR="00024FB6" w:rsidRPr="00655288" w:rsidTr="00113573">
        <w:tc>
          <w:tcPr>
            <w:tcW w:w="7110" w:type="dxa"/>
            <w:tcPrChange w:id="96" w:author="Chokka,Deepthi Tejaswani" w:date="2020-06-22T23:00:00Z">
              <w:tcPr>
                <w:tcW w:w="7110" w:type="dxa"/>
              </w:tcPr>
            </w:tcPrChange>
          </w:tcPr>
          <w:p w:rsidR="00024FB6" w:rsidRPr="00655288" w:rsidRDefault="00024FB6"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Use Cases</w:t>
            </w:r>
          </w:p>
        </w:tc>
        <w:tc>
          <w:tcPr>
            <w:tcW w:w="2335" w:type="dxa"/>
            <w:tcPrChange w:id="97" w:author="Chokka,Deepthi Tejaswani" w:date="2020-06-22T23:00:00Z">
              <w:tcPr>
                <w:tcW w:w="2335" w:type="dxa"/>
              </w:tcPr>
            </w:tcPrChange>
          </w:tcPr>
          <w:p w:rsidR="00024FB6" w:rsidRPr="00655288" w:rsidRDefault="002433A1" w:rsidP="00655288">
            <w:pPr>
              <w:spacing w:after="160" w:line="259" w:lineRule="auto"/>
              <w:jc w:val="center"/>
              <w:rPr>
                <w:rFonts w:ascii="Times New Roman" w:hAnsi="Times New Roman"/>
                <w:szCs w:val="24"/>
              </w:rPr>
            </w:pPr>
            <w:ins w:id="98" w:author="Chokka,Deepthi Tejaswani" w:date="2020-06-22T19:11:00Z">
              <w:r>
                <w:rPr>
                  <w:rFonts w:ascii="Times New Roman" w:hAnsi="Times New Roman"/>
                  <w:szCs w:val="24"/>
                </w:rPr>
                <w:t>13</w:t>
              </w:r>
            </w:ins>
          </w:p>
        </w:tc>
      </w:tr>
      <w:tr w:rsidR="00024FB6" w:rsidRPr="00655288" w:rsidTr="00113573">
        <w:tc>
          <w:tcPr>
            <w:tcW w:w="7110" w:type="dxa"/>
            <w:tcPrChange w:id="99" w:author="Chokka,Deepthi Tejaswani" w:date="2020-06-22T23:00:00Z">
              <w:tcPr>
                <w:tcW w:w="7110" w:type="dxa"/>
              </w:tcPr>
            </w:tcPrChange>
          </w:tcPr>
          <w:p w:rsidR="00024FB6" w:rsidRPr="00655288" w:rsidRDefault="00024FB6"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Class/Objects</w:t>
            </w:r>
          </w:p>
        </w:tc>
        <w:tc>
          <w:tcPr>
            <w:tcW w:w="2335" w:type="dxa"/>
            <w:tcPrChange w:id="100" w:author="Chokka,Deepthi Tejaswani" w:date="2020-06-22T23:00:00Z">
              <w:tcPr>
                <w:tcW w:w="2335" w:type="dxa"/>
              </w:tcPr>
            </w:tcPrChange>
          </w:tcPr>
          <w:p w:rsidR="00024FB6" w:rsidRPr="00655288" w:rsidRDefault="00024FB6" w:rsidP="00655288">
            <w:pPr>
              <w:spacing w:after="160" w:line="259" w:lineRule="auto"/>
              <w:jc w:val="center"/>
              <w:rPr>
                <w:rFonts w:ascii="Times New Roman" w:hAnsi="Times New Roman"/>
                <w:szCs w:val="24"/>
              </w:rPr>
            </w:pPr>
          </w:p>
        </w:tc>
      </w:tr>
      <w:tr w:rsidR="00024FB6" w:rsidRPr="00655288" w:rsidTr="00113573">
        <w:tc>
          <w:tcPr>
            <w:tcW w:w="7110" w:type="dxa"/>
            <w:tcPrChange w:id="101" w:author="Chokka,Deepthi Tejaswani" w:date="2020-06-22T23:00:00Z">
              <w:tcPr>
                <w:tcW w:w="7110" w:type="dxa"/>
              </w:tcPr>
            </w:tcPrChange>
          </w:tcPr>
          <w:p w:rsidR="00024FB6" w:rsidRPr="00655288" w:rsidRDefault="00024FB6"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Non-Functional Requirements</w:t>
            </w:r>
          </w:p>
        </w:tc>
        <w:tc>
          <w:tcPr>
            <w:tcW w:w="2335" w:type="dxa"/>
            <w:tcPrChange w:id="102" w:author="Chokka,Deepthi Tejaswani" w:date="2020-06-22T23:00:00Z">
              <w:tcPr>
                <w:tcW w:w="2335" w:type="dxa"/>
              </w:tcPr>
            </w:tcPrChange>
          </w:tcPr>
          <w:p w:rsidR="00024FB6" w:rsidRPr="00655288" w:rsidRDefault="002433A1" w:rsidP="00655288">
            <w:pPr>
              <w:spacing w:after="160" w:line="259" w:lineRule="auto"/>
              <w:jc w:val="center"/>
              <w:rPr>
                <w:rFonts w:ascii="Times New Roman" w:hAnsi="Times New Roman"/>
                <w:szCs w:val="24"/>
              </w:rPr>
            </w:pPr>
            <w:ins w:id="103" w:author="Chokka,Deepthi Tejaswani" w:date="2020-06-22T19:12:00Z">
              <w:r>
                <w:rPr>
                  <w:rFonts w:ascii="Times New Roman" w:hAnsi="Times New Roman"/>
                  <w:szCs w:val="24"/>
                </w:rPr>
                <w:t>14</w:t>
              </w:r>
            </w:ins>
          </w:p>
        </w:tc>
      </w:tr>
      <w:tr w:rsidR="00024FB6" w:rsidRPr="00655288" w:rsidTr="00113573">
        <w:tc>
          <w:tcPr>
            <w:tcW w:w="7110" w:type="dxa"/>
            <w:tcPrChange w:id="104" w:author="Chokka,Deepthi Tejaswani" w:date="2020-06-22T23:00:00Z">
              <w:tcPr>
                <w:tcW w:w="7110" w:type="dxa"/>
              </w:tcPr>
            </w:tcPrChange>
          </w:tcPr>
          <w:p w:rsidR="00024FB6" w:rsidRPr="00655288" w:rsidRDefault="00024FB6" w:rsidP="00024FB6">
            <w:pPr>
              <w:pStyle w:val="ListParagraph"/>
              <w:numPr>
                <w:ilvl w:val="2"/>
                <w:numId w:val="32"/>
              </w:numPr>
              <w:spacing w:after="160" w:line="259" w:lineRule="auto"/>
              <w:rPr>
                <w:rFonts w:ascii="Times New Roman" w:hAnsi="Times New Roman"/>
                <w:szCs w:val="24"/>
              </w:rPr>
            </w:pPr>
            <w:r w:rsidRPr="00655288">
              <w:rPr>
                <w:rFonts w:ascii="Times New Roman" w:hAnsi="Times New Roman"/>
                <w:szCs w:val="24"/>
              </w:rPr>
              <w:t>Performance</w:t>
            </w:r>
          </w:p>
        </w:tc>
        <w:tc>
          <w:tcPr>
            <w:tcW w:w="2335" w:type="dxa"/>
            <w:tcPrChange w:id="105" w:author="Chokka,Deepthi Tejaswani" w:date="2020-06-22T23:00:00Z">
              <w:tcPr>
                <w:tcW w:w="2335" w:type="dxa"/>
              </w:tcPr>
            </w:tcPrChange>
          </w:tcPr>
          <w:p w:rsidR="00024FB6" w:rsidRPr="00655288" w:rsidRDefault="002433A1" w:rsidP="00655288">
            <w:pPr>
              <w:spacing w:after="160" w:line="259" w:lineRule="auto"/>
              <w:jc w:val="center"/>
              <w:rPr>
                <w:rFonts w:ascii="Times New Roman" w:hAnsi="Times New Roman"/>
                <w:szCs w:val="24"/>
              </w:rPr>
            </w:pPr>
            <w:ins w:id="106" w:author="Chokka,Deepthi Tejaswani" w:date="2020-06-22T19:12:00Z">
              <w:r>
                <w:rPr>
                  <w:rFonts w:ascii="Times New Roman" w:hAnsi="Times New Roman"/>
                  <w:szCs w:val="24"/>
                </w:rPr>
                <w:t>14</w:t>
              </w:r>
            </w:ins>
          </w:p>
        </w:tc>
      </w:tr>
      <w:tr w:rsidR="00024FB6" w:rsidRPr="00655288" w:rsidTr="00113573">
        <w:tc>
          <w:tcPr>
            <w:tcW w:w="7110" w:type="dxa"/>
            <w:tcPrChange w:id="107" w:author="Chokka,Deepthi Tejaswani" w:date="2020-06-22T23:00:00Z">
              <w:tcPr>
                <w:tcW w:w="7110" w:type="dxa"/>
              </w:tcPr>
            </w:tcPrChange>
          </w:tcPr>
          <w:p w:rsidR="00024FB6" w:rsidRPr="00655288" w:rsidRDefault="00024FB6" w:rsidP="00024FB6">
            <w:pPr>
              <w:pStyle w:val="ListParagraph"/>
              <w:numPr>
                <w:ilvl w:val="2"/>
                <w:numId w:val="32"/>
              </w:numPr>
              <w:spacing w:after="160" w:line="259" w:lineRule="auto"/>
              <w:rPr>
                <w:rFonts w:ascii="Times New Roman" w:hAnsi="Times New Roman"/>
                <w:szCs w:val="24"/>
              </w:rPr>
            </w:pPr>
            <w:r w:rsidRPr="00655288">
              <w:rPr>
                <w:rFonts w:ascii="Times New Roman" w:hAnsi="Times New Roman"/>
                <w:szCs w:val="24"/>
              </w:rPr>
              <w:t>Reliability</w:t>
            </w:r>
          </w:p>
        </w:tc>
        <w:tc>
          <w:tcPr>
            <w:tcW w:w="2335" w:type="dxa"/>
            <w:tcPrChange w:id="108" w:author="Chokka,Deepthi Tejaswani" w:date="2020-06-22T23:00:00Z">
              <w:tcPr>
                <w:tcW w:w="2335" w:type="dxa"/>
              </w:tcPr>
            </w:tcPrChange>
          </w:tcPr>
          <w:p w:rsidR="00024FB6" w:rsidRPr="00655288" w:rsidRDefault="002433A1" w:rsidP="00655288">
            <w:pPr>
              <w:spacing w:after="160" w:line="259" w:lineRule="auto"/>
              <w:jc w:val="center"/>
              <w:rPr>
                <w:rFonts w:ascii="Times New Roman" w:hAnsi="Times New Roman"/>
                <w:szCs w:val="24"/>
              </w:rPr>
            </w:pPr>
            <w:ins w:id="109" w:author="Chokka,Deepthi Tejaswani" w:date="2020-06-22T19:12:00Z">
              <w:r>
                <w:rPr>
                  <w:rFonts w:ascii="Times New Roman" w:hAnsi="Times New Roman"/>
                  <w:szCs w:val="24"/>
                </w:rPr>
                <w:t>14</w:t>
              </w:r>
            </w:ins>
          </w:p>
        </w:tc>
      </w:tr>
      <w:tr w:rsidR="00024FB6" w:rsidRPr="00655288" w:rsidTr="00113573">
        <w:tc>
          <w:tcPr>
            <w:tcW w:w="7110" w:type="dxa"/>
            <w:tcPrChange w:id="110" w:author="Chokka,Deepthi Tejaswani" w:date="2020-06-22T23:00:00Z">
              <w:tcPr>
                <w:tcW w:w="7110" w:type="dxa"/>
              </w:tcPr>
            </w:tcPrChange>
          </w:tcPr>
          <w:p w:rsidR="00024FB6" w:rsidRPr="00655288" w:rsidRDefault="00024FB6" w:rsidP="00024FB6">
            <w:pPr>
              <w:pStyle w:val="ListParagraph"/>
              <w:numPr>
                <w:ilvl w:val="2"/>
                <w:numId w:val="32"/>
              </w:numPr>
              <w:spacing w:after="160" w:line="259" w:lineRule="auto"/>
              <w:rPr>
                <w:rFonts w:ascii="Times New Roman" w:hAnsi="Times New Roman"/>
                <w:szCs w:val="24"/>
              </w:rPr>
            </w:pPr>
            <w:r w:rsidRPr="00655288">
              <w:rPr>
                <w:rFonts w:ascii="Times New Roman" w:hAnsi="Times New Roman"/>
                <w:szCs w:val="24"/>
              </w:rPr>
              <w:t>Availability</w:t>
            </w:r>
            <w:r w:rsidRPr="00655288">
              <w:rPr>
                <w:rFonts w:ascii="Times New Roman" w:hAnsi="Times New Roman"/>
                <w:szCs w:val="24"/>
              </w:rPr>
              <w:tab/>
            </w:r>
          </w:p>
        </w:tc>
        <w:tc>
          <w:tcPr>
            <w:tcW w:w="2335" w:type="dxa"/>
            <w:tcPrChange w:id="111" w:author="Chokka,Deepthi Tejaswani" w:date="2020-06-22T23:00:00Z">
              <w:tcPr>
                <w:tcW w:w="2335" w:type="dxa"/>
              </w:tcPr>
            </w:tcPrChange>
          </w:tcPr>
          <w:p w:rsidR="00024FB6" w:rsidRPr="00655288" w:rsidRDefault="002433A1" w:rsidP="00655288">
            <w:pPr>
              <w:spacing w:after="160" w:line="259" w:lineRule="auto"/>
              <w:jc w:val="center"/>
              <w:rPr>
                <w:rFonts w:ascii="Times New Roman" w:hAnsi="Times New Roman"/>
                <w:szCs w:val="24"/>
              </w:rPr>
            </w:pPr>
            <w:ins w:id="112" w:author="Chokka,Deepthi Tejaswani" w:date="2020-06-22T19:12:00Z">
              <w:r>
                <w:rPr>
                  <w:rFonts w:ascii="Times New Roman" w:hAnsi="Times New Roman"/>
                  <w:szCs w:val="24"/>
                </w:rPr>
                <w:t>14</w:t>
              </w:r>
            </w:ins>
          </w:p>
        </w:tc>
      </w:tr>
      <w:tr w:rsidR="00024FB6" w:rsidRPr="00655288" w:rsidTr="00113573">
        <w:tc>
          <w:tcPr>
            <w:tcW w:w="7110" w:type="dxa"/>
            <w:tcPrChange w:id="113" w:author="Chokka,Deepthi Tejaswani" w:date="2020-06-22T23:00:00Z">
              <w:tcPr>
                <w:tcW w:w="7110" w:type="dxa"/>
              </w:tcPr>
            </w:tcPrChange>
          </w:tcPr>
          <w:p w:rsidR="00024FB6" w:rsidRPr="00655288" w:rsidRDefault="00024FB6" w:rsidP="00024FB6">
            <w:pPr>
              <w:pStyle w:val="ListParagraph"/>
              <w:numPr>
                <w:ilvl w:val="2"/>
                <w:numId w:val="32"/>
              </w:numPr>
              <w:spacing w:after="160" w:line="259" w:lineRule="auto"/>
              <w:rPr>
                <w:rFonts w:ascii="Times New Roman" w:hAnsi="Times New Roman"/>
                <w:szCs w:val="24"/>
              </w:rPr>
            </w:pPr>
            <w:r w:rsidRPr="00655288">
              <w:rPr>
                <w:rFonts w:ascii="Times New Roman" w:hAnsi="Times New Roman"/>
                <w:szCs w:val="24"/>
              </w:rPr>
              <w:lastRenderedPageBreak/>
              <w:t>Availability Requirements</w:t>
            </w:r>
            <w:r w:rsidRPr="00655288">
              <w:rPr>
                <w:rFonts w:ascii="Times New Roman" w:hAnsi="Times New Roman"/>
                <w:szCs w:val="24"/>
              </w:rPr>
              <w:tab/>
            </w:r>
          </w:p>
        </w:tc>
        <w:tc>
          <w:tcPr>
            <w:tcW w:w="2335" w:type="dxa"/>
            <w:tcPrChange w:id="114" w:author="Chokka,Deepthi Tejaswani" w:date="2020-06-22T23:00:00Z">
              <w:tcPr>
                <w:tcW w:w="2335" w:type="dxa"/>
              </w:tcPr>
            </w:tcPrChange>
          </w:tcPr>
          <w:p w:rsidR="00024FB6" w:rsidRPr="00655288" w:rsidRDefault="002433A1" w:rsidP="00655288">
            <w:pPr>
              <w:spacing w:after="160" w:line="259" w:lineRule="auto"/>
              <w:jc w:val="center"/>
              <w:rPr>
                <w:rFonts w:ascii="Times New Roman" w:hAnsi="Times New Roman"/>
                <w:szCs w:val="24"/>
              </w:rPr>
            </w:pPr>
            <w:ins w:id="115" w:author="Chokka,Deepthi Tejaswani" w:date="2020-06-22T19:12:00Z">
              <w:r>
                <w:rPr>
                  <w:rFonts w:ascii="Times New Roman" w:hAnsi="Times New Roman"/>
                  <w:szCs w:val="24"/>
                </w:rPr>
                <w:t>14</w:t>
              </w:r>
            </w:ins>
          </w:p>
        </w:tc>
      </w:tr>
      <w:tr w:rsidR="00024FB6" w:rsidRPr="00655288" w:rsidTr="00113573">
        <w:tc>
          <w:tcPr>
            <w:tcW w:w="7110" w:type="dxa"/>
            <w:tcPrChange w:id="116" w:author="Chokka,Deepthi Tejaswani" w:date="2020-06-22T23:00:00Z">
              <w:tcPr>
                <w:tcW w:w="7110" w:type="dxa"/>
              </w:tcPr>
            </w:tcPrChange>
          </w:tcPr>
          <w:p w:rsidR="00024FB6" w:rsidRPr="00655288" w:rsidRDefault="00024FB6" w:rsidP="00024FB6">
            <w:pPr>
              <w:pStyle w:val="ListParagraph"/>
              <w:numPr>
                <w:ilvl w:val="2"/>
                <w:numId w:val="32"/>
              </w:numPr>
              <w:spacing w:after="160" w:line="259" w:lineRule="auto"/>
              <w:rPr>
                <w:rFonts w:ascii="Times New Roman" w:hAnsi="Times New Roman"/>
                <w:szCs w:val="24"/>
              </w:rPr>
            </w:pPr>
            <w:r w:rsidRPr="00655288">
              <w:rPr>
                <w:rFonts w:ascii="Times New Roman" w:hAnsi="Times New Roman"/>
                <w:szCs w:val="24"/>
              </w:rPr>
              <w:t>Security</w:t>
            </w:r>
          </w:p>
        </w:tc>
        <w:tc>
          <w:tcPr>
            <w:tcW w:w="2335" w:type="dxa"/>
            <w:tcPrChange w:id="117" w:author="Chokka,Deepthi Tejaswani" w:date="2020-06-22T23:00:00Z">
              <w:tcPr>
                <w:tcW w:w="2335" w:type="dxa"/>
              </w:tcPr>
            </w:tcPrChange>
          </w:tcPr>
          <w:p w:rsidR="00024FB6" w:rsidRPr="00655288" w:rsidRDefault="002433A1" w:rsidP="00655288">
            <w:pPr>
              <w:spacing w:after="160" w:line="259" w:lineRule="auto"/>
              <w:jc w:val="center"/>
              <w:rPr>
                <w:rFonts w:ascii="Times New Roman" w:hAnsi="Times New Roman"/>
                <w:szCs w:val="24"/>
              </w:rPr>
            </w:pPr>
            <w:ins w:id="118" w:author="Chokka,Deepthi Tejaswani" w:date="2020-06-22T19:12:00Z">
              <w:r>
                <w:rPr>
                  <w:rFonts w:ascii="Times New Roman" w:hAnsi="Times New Roman"/>
                  <w:szCs w:val="24"/>
                </w:rPr>
                <w:t>14</w:t>
              </w:r>
            </w:ins>
          </w:p>
        </w:tc>
      </w:tr>
      <w:tr w:rsidR="00024FB6" w:rsidRPr="00655288" w:rsidTr="00113573">
        <w:tc>
          <w:tcPr>
            <w:tcW w:w="7110" w:type="dxa"/>
            <w:tcPrChange w:id="119" w:author="Chokka,Deepthi Tejaswani" w:date="2020-06-22T23:00:00Z">
              <w:tcPr>
                <w:tcW w:w="7110" w:type="dxa"/>
              </w:tcPr>
            </w:tcPrChange>
          </w:tcPr>
          <w:p w:rsidR="00024FB6" w:rsidRPr="00655288" w:rsidRDefault="00024FB6" w:rsidP="00024FB6">
            <w:pPr>
              <w:numPr>
                <w:ilvl w:val="2"/>
                <w:numId w:val="32"/>
              </w:numPr>
              <w:pBdr>
                <w:top w:val="nil"/>
                <w:left w:val="nil"/>
                <w:bottom w:val="nil"/>
                <w:right w:val="nil"/>
                <w:between w:val="nil"/>
                <w:bar w:val="nil"/>
              </w:pBdr>
              <w:spacing w:after="160" w:line="259" w:lineRule="auto"/>
              <w:rPr>
                <w:rFonts w:ascii="Times New Roman" w:eastAsia="Times New Roman" w:hAnsi="Times New Roman"/>
                <w:szCs w:val="24"/>
              </w:rPr>
            </w:pPr>
            <w:r w:rsidRPr="00655288">
              <w:rPr>
                <w:rFonts w:ascii="Times New Roman" w:hAnsi="Times New Roman"/>
                <w:szCs w:val="24"/>
              </w:rPr>
              <w:t xml:space="preserve">Portability </w:t>
            </w:r>
          </w:p>
        </w:tc>
        <w:tc>
          <w:tcPr>
            <w:tcW w:w="2335" w:type="dxa"/>
            <w:tcPrChange w:id="120" w:author="Chokka,Deepthi Tejaswani" w:date="2020-06-22T23:00:00Z">
              <w:tcPr>
                <w:tcW w:w="2335" w:type="dxa"/>
              </w:tcPr>
            </w:tcPrChange>
          </w:tcPr>
          <w:p w:rsidR="00024FB6" w:rsidRPr="00655288" w:rsidRDefault="002433A1" w:rsidP="00655288">
            <w:pPr>
              <w:spacing w:after="160" w:line="259" w:lineRule="auto"/>
              <w:jc w:val="center"/>
              <w:rPr>
                <w:rFonts w:ascii="Times New Roman" w:hAnsi="Times New Roman"/>
                <w:szCs w:val="24"/>
              </w:rPr>
            </w:pPr>
            <w:ins w:id="121" w:author="Chokka,Deepthi Tejaswani" w:date="2020-06-22T19:12:00Z">
              <w:r>
                <w:rPr>
                  <w:rFonts w:ascii="Times New Roman" w:hAnsi="Times New Roman"/>
                  <w:szCs w:val="24"/>
                </w:rPr>
                <w:t>14</w:t>
              </w:r>
            </w:ins>
          </w:p>
        </w:tc>
      </w:tr>
      <w:tr w:rsidR="00024FB6" w:rsidRPr="00655288" w:rsidTr="00113573">
        <w:tc>
          <w:tcPr>
            <w:tcW w:w="7110" w:type="dxa"/>
            <w:tcPrChange w:id="122" w:author="Chokka,Deepthi Tejaswani" w:date="2020-06-22T23:00:00Z">
              <w:tcPr>
                <w:tcW w:w="7110" w:type="dxa"/>
              </w:tcPr>
            </w:tcPrChange>
          </w:tcPr>
          <w:p w:rsidR="00024FB6" w:rsidRPr="00655288" w:rsidRDefault="00E13A57"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Inverse Requirements</w:t>
            </w:r>
            <w:r w:rsidRPr="00655288">
              <w:rPr>
                <w:rFonts w:ascii="Times New Roman" w:hAnsi="Times New Roman"/>
                <w:szCs w:val="24"/>
              </w:rPr>
              <w:tab/>
            </w:r>
          </w:p>
        </w:tc>
        <w:tc>
          <w:tcPr>
            <w:tcW w:w="2335" w:type="dxa"/>
            <w:tcPrChange w:id="123" w:author="Chokka,Deepthi Tejaswani" w:date="2020-06-22T23:00:00Z">
              <w:tcPr>
                <w:tcW w:w="2335" w:type="dxa"/>
              </w:tcPr>
            </w:tcPrChange>
          </w:tcPr>
          <w:p w:rsidR="00024FB6" w:rsidRPr="00655288" w:rsidRDefault="00024FB6" w:rsidP="00655288">
            <w:pPr>
              <w:spacing w:after="160" w:line="259" w:lineRule="auto"/>
              <w:jc w:val="center"/>
              <w:rPr>
                <w:rFonts w:ascii="Times New Roman" w:hAnsi="Times New Roman"/>
                <w:szCs w:val="24"/>
              </w:rPr>
            </w:pPr>
          </w:p>
        </w:tc>
      </w:tr>
      <w:tr w:rsidR="00024FB6" w:rsidRPr="00655288" w:rsidTr="00113573">
        <w:tc>
          <w:tcPr>
            <w:tcW w:w="7110" w:type="dxa"/>
            <w:tcPrChange w:id="124" w:author="Chokka,Deepthi Tejaswani" w:date="2020-06-22T23:00:00Z">
              <w:tcPr>
                <w:tcW w:w="7110" w:type="dxa"/>
              </w:tcPr>
            </w:tcPrChange>
          </w:tcPr>
          <w:p w:rsidR="00024FB6" w:rsidRPr="00655288" w:rsidRDefault="00E13A57"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Design Constraints</w:t>
            </w:r>
            <w:r w:rsidRPr="00655288">
              <w:rPr>
                <w:rFonts w:ascii="Times New Roman" w:hAnsi="Times New Roman"/>
                <w:szCs w:val="24"/>
              </w:rPr>
              <w:tab/>
            </w:r>
          </w:p>
        </w:tc>
        <w:tc>
          <w:tcPr>
            <w:tcW w:w="2335" w:type="dxa"/>
            <w:tcPrChange w:id="125" w:author="Chokka,Deepthi Tejaswani" w:date="2020-06-22T23:00:00Z">
              <w:tcPr>
                <w:tcW w:w="2335" w:type="dxa"/>
              </w:tcPr>
            </w:tcPrChange>
          </w:tcPr>
          <w:p w:rsidR="00024FB6" w:rsidRPr="00655288" w:rsidRDefault="00024FB6" w:rsidP="00655288">
            <w:pPr>
              <w:spacing w:after="160" w:line="259" w:lineRule="auto"/>
              <w:jc w:val="center"/>
              <w:rPr>
                <w:rFonts w:ascii="Times New Roman" w:hAnsi="Times New Roman"/>
                <w:szCs w:val="24"/>
              </w:rPr>
            </w:pPr>
          </w:p>
        </w:tc>
      </w:tr>
      <w:tr w:rsidR="00024FB6" w:rsidRPr="00655288" w:rsidTr="00113573">
        <w:tc>
          <w:tcPr>
            <w:tcW w:w="7110" w:type="dxa"/>
            <w:tcPrChange w:id="126" w:author="Chokka,Deepthi Tejaswani" w:date="2020-06-22T23:00:00Z">
              <w:tcPr>
                <w:tcW w:w="7110" w:type="dxa"/>
              </w:tcPr>
            </w:tcPrChange>
          </w:tcPr>
          <w:p w:rsidR="00024FB6" w:rsidRPr="00655288" w:rsidRDefault="00E13A57" w:rsidP="00024FB6">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Logical Database Requirements</w:t>
            </w:r>
          </w:p>
        </w:tc>
        <w:tc>
          <w:tcPr>
            <w:tcW w:w="2335" w:type="dxa"/>
            <w:tcPrChange w:id="127" w:author="Chokka,Deepthi Tejaswani" w:date="2020-06-22T23:00:00Z">
              <w:tcPr>
                <w:tcW w:w="2335" w:type="dxa"/>
              </w:tcPr>
            </w:tcPrChange>
          </w:tcPr>
          <w:p w:rsidR="00024FB6" w:rsidRPr="00655288" w:rsidRDefault="00024FB6" w:rsidP="00655288">
            <w:pPr>
              <w:spacing w:after="160" w:line="259" w:lineRule="auto"/>
              <w:jc w:val="center"/>
              <w:rPr>
                <w:rFonts w:ascii="Times New Roman" w:hAnsi="Times New Roman"/>
                <w:szCs w:val="24"/>
              </w:rPr>
            </w:pPr>
          </w:p>
        </w:tc>
      </w:tr>
      <w:tr w:rsidR="00024FB6" w:rsidRPr="00655288" w:rsidTr="00113573">
        <w:tc>
          <w:tcPr>
            <w:tcW w:w="7110" w:type="dxa"/>
            <w:tcPrChange w:id="128" w:author="Chokka,Deepthi Tejaswani" w:date="2020-06-22T23:00:00Z">
              <w:tcPr>
                <w:tcW w:w="7110" w:type="dxa"/>
              </w:tcPr>
            </w:tcPrChange>
          </w:tcPr>
          <w:p w:rsidR="00024FB6" w:rsidRPr="00655288" w:rsidRDefault="00E13A57" w:rsidP="00024FB6">
            <w:pPr>
              <w:pStyle w:val="ListParagraph"/>
              <w:numPr>
                <w:ilvl w:val="1"/>
                <w:numId w:val="32"/>
              </w:numPr>
              <w:spacing w:after="160" w:line="259" w:lineRule="auto"/>
              <w:rPr>
                <w:rFonts w:ascii="Times New Roman" w:hAnsi="Times New Roman"/>
                <w:szCs w:val="24"/>
              </w:rPr>
            </w:pPr>
            <w:r w:rsidRPr="00655288">
              <w:rPr>
                <w:rFonts w:ascii="Times New Roman" w:eastAsia="Times New Roman" w:hAnsi="Times New Roman"/>
                <w:szCs w:val="24"/>
              </w:rPr>
              <w:t>Other Requirements</w:t>
            </w:r>
            <w:r w:rsidRPr="00655288">
              <w:rPr>
                <w:rFonts w:ascii="Times New Roman" w:hAnsi="Times New Roman"/>
                <w:szCs w:val="24"/>
              </w:rPr>
              <w:tab/>
            </w:r>
          </w:p>
        </w:tc>
        <w:tc>
          <w:tcPr>
            <w:tcW w:w="2335" w:type="dxa"/>
            <w:tcPrChange w:id="129" w:author="Chokka,Deepthi Tejaswani" w:date="2020-06-22T23:00:00Z">
              <w:tcPr>
                <w:tcW w:w="2335" w:type="dxa"/>
              </w:tcPr>
            </w:tcPrChange>
          </w:tcPr>
          <w:p w:rsidR="00024FB6" w:rsidRPr="00655288" w:rsidRDefault="00024FB6" w:rsidP="00655288">
            <w:pPr>
              <w:spacing w:after="160" w:line="259" w:lineRule="auto"/>
              <w:jc w:val="center"/>
              <w:rPr>
                <w:rFonts w:ascii="Times New Roman" w:hAnsi="Times New Roman"/>
                <w:szCs w:val="24"/>
              </w:rPr>
            </w:pPr>
          </w:p>
        </w:tc>
      </w:tr>
      <w:tr w:rsidR="00024FB6" w:rsidRPr="00655288" w:rsidTr="00113573">
        <w:tc>
          <w:tcPr>
            <w:tcW w:w="7110" w:type="dxa"/>
            <w:tcPrChange w:id="130" w:author="Chokka,Deepthi Tejaswani" w:date="2020-06-22T23:00:00Z">
              <w:tcPr>
                <w:tcW w:w="7110" w:type="dxa"/>
              </w:tcPr>
            </w:tcPrChange>
          </w:tcPr>
          <w:p w:rsidR="00E13A57" w:rsidRPr="00655288" w:rsidRDefault="00E13A57" w:rsidP="00E13A57">
            <w:pPr>
              <w:pBdr>
                <w:top w:val="nil"/>
                <w:left w:val="nil"/>
                <w:bottom w:val="nil"/>
                <w:right w:val="nil"/>
                <w:between w:val="nil"/>
                <w:bar w:val="nil"/>
              </w:pBdr>
              <w:spacing w:after="160" w:line="259" w:lineRule="auto"/>
              <w:rPr>
                <w:rFonts w:ascii="Times New Roman" w:eastAsia="Times New Roman" w:hAnsi="Times New Roman"/>
                <w:szCs w:val="24"/>
              </w:rPr>
            </w:pPr>
            <w:r w:rsidRPr="00655288">
              <w:rPr>
                <w:rFonts w:ascii="Times New Roman" w:eastAsia="Times New Roman" w:hAnsi="Times New Roman"/>
                <w:szCs w:val="24"/>
              </w:rPr>
              <w:t xml:space="preserve">      3.10.</w:t>
            </w:r>
            <w:r w:rsidRPr="00655288">
              <w:rPr>
                <w:rFonts w:ascii="Times New Roman" w:hAnsi="Times New Roman"/>
                <w:szCs w:val="24"/>
              </w:rPr>
              <w:t xml:space="preserve"> Prototypes</w:t>
            </w:r>
            <w:r w:rsidRPr="00655288">
              <w:rPr>
                <w:rFonts w:ascii="Times New Roman" w:eastAsia="Times New Roman" w:hAnsi="Times New Roman"/>
                <w:szCs w:val="24"/>
              </w:rPr>
              <w:t xml:space="preserve"> (for complete project)</w:t>
            </w:r>
          </w:p>
        </w:tc>
        <w:tc>
          <w:tcPr>
            <w:tcW w:w="2335" w:type="dxa"/>
            <w:tcPrChange w:id="131" w:author="Chokka,Deepthi Tejaswani" w:date="2020-06-22T23:00:00Z">
              <w:tcPr>
                <w:tcW w:w="2335" w:type="dxa"/>
              </w:tcPr>
            </w:tcPrChange>
          </w:tcPr>
          <w:p w:rsidR="00024FB6" w:rsidRPr="00655288" w:rsidRDefault="00024FB6" w:rsidP="00655288">
            <w:pPr>
              <w:spacing w:after="160" w:line="259" w:lineRule="auto"/>
              <w:jc w:val="center"/>
              <w:rPr>
                <w:rFonts w:ascii="Times New Roman" w:hAnsi="Times New Roman"/>
                <w:szCs w:val="24"/>
              </w:rPr>
            </w:pPr>
          </w:p>
        </w:tc>
      </w:tr>
      <w:tr w:rsidR="00024FB6" w:rsidRPr="00655288" w:rsidTr="00113573">
        <w:tc>
          <w:tcPr>
            <w:tcW w:w="7110" w:type="dxa"/>
            <w:tcPrChange w:id="132" w:author="Chokka,Deepthi Tejaswani" w:date="2020-06-22T23:00:00Z">
              <w:tcPr>
                <w:tcW w:w="7110" w:type="dxa"/>
              </w:tcPr>
            </w:tcPrChange>
          </w:tcPr>
          <w:p w:rsidR="00024FB6" w:rsidRPr="00655288" w:rsidRDefault="00E13A57" w:rsidP="00E13A57">
            <w:pPr>
              <w:rPr>
                <w:rFonts w:ascii="Times New Roman" w:hAnsi="Times New Roman"/>
                <w:szCs w:val="24"/>
              </w:rPr>
            </w:pPr>
            <w:r w:rsidRPr="00655288">
              <w:rPr>
                <w:rFonts w:ascii="Times New Roman" w:hAnsi="Times New Roman"/>
                <w:szCs w:val="24"/>
              </w:rPr>
              <w:t xml:space="preserve">      3.11. Use Case Diagrams  </w:t>
            </w:r>
          </w:p>
        </w:tc>
        <w:tc>
          <w:tcPr>
            <w:tcW w:w="2335" w:type="dxa"/>
            <w:tcPrChange w:id="133" w:author="Chokka,Deepthi Tejaswani" w:date="2020-06-22T23:00:00Z">
              <w:tcPr>
                <w:tcW w:w="2335" w:type="dxa"/>
              </w:tcPr>
            </w:tcPrChange>
          </w:tcPr>
          <w:p w:rsidR="00024FB6" w:rsidRPr="00655288" w:rsidRDefault="00024FB6" w:rsidP="00655288">
            <w:pPr>
              <w:spacing w:after="160" w:line="259" w:lineRule="auto"/>
              <w:jc w:val="center"/>
              <w:rPr>
                <w:rFonts w:ascii="Times New Roman" w:hAnsi="Times New Roman"/>
                <w:szCs w:val="24"/>
              </w:rPr>
            </w:pPr>
          </w:p>
        </w:tc>
      </w:tr>
      <w:tr w:rsidR="00024FB6" w:rsidRPr="00655288" w:rsidTr="00113573">
        <w:tc>
          <w:tcPr>
            <w:tcW w:w="7110" w:type="dxa"/>
            <w:tcPrChange w:id="134" w:author="Chokka,Deepthi Tejaswani" w:date="2020-06-22T23:00:00Z">
              <w:tcPr>
                <w:tcW w:w="7110" w:type="dxa"/>
              </w:tcPr>
            </w:tcPrChange>
          </w:tcPr>
          <w:p w:rsidR="00024FB6" w:rsidRPr="00655288" w:rsidRDefault="00E13A57" w:rsidP="00E13A57">
            <w:pPr>
              <w:pStyle w:val="ListParagraph"/>
              <w:numPr>
                <w:ilvl w:val="0"/>
                <w:numId w:val="32"/>
              </w:numPr>
              <w:spacing w:after="160" w:line="259" w:lineRule="auto"/>
              <w:rPr>
                <w:rFonts w:ascii="Times New Roman" w:hAnsi="Times New Roman"/>
                <w:szCs w:val="24"/>
              </w:rPr>
            </w:pPr>
            <w:r w:rsidRPr="00655288">
              <w:rPr>
                <w:rFonts w:ascii="Times New Roman" w:eastAsia="Times New Roman" w:hAnsi="Times New Roman"/>
                <w:szCs w:val="24"/>
              </w:rPr>
              <w:t>Design</w:t>
            </w:r>
          </w:p>
        </w:tc>
        <w:tc>
          <w:tcPr>
            <w:tcW w:w="2335" w:type="dxa"/>
            <w:tcPrChange w:id="135" w:author="Chokka,Deepthi Tejaswani" w:date="2020-06-22T23:00:00Z">
              <w:tcPr>
                <w:tcW w:w="2335" w:type="dxa"/>
              </w:tcPr>
            </w:tcPrChange>
          </w:tcPr>
          <w:p w:rsidR="00024FB6" w:rsidRPr="00655288" w:rsidRDefault="002433A1" w:rsidP="00655288">
            <w:pPr>
              <w:spacing w:after="160" w:line="259" w:lineRule="auto"/>
              <w:jc w:val="center"/>
              <w:rPr>
                <w:rFonts w:ascii="Times New Roman" w:hAnsi="Times New Roman"/>
                <w:szCs w:val="24"/>
              </w:rPr>
            </w:pPr>
            <w:ins w:id="136" w:author="Chokka,Deepthi Tejaswani" w:date="2020-06-22T19:12:00Z">
              <w:r>
                <w:rPr>
                  <w:rFonts w:ascii="Times New Roman" w:hAnsi="Times New Roman"/>
                  <w:szCs w:val="24"/>
                </w:rPr>
                <w:t>15</w:t>
              </w:r>
            </w:ins>
          </w:p>
        </w:tc>
      </w:tr>
      <w:tr w:rsidR="00024FB6" w:rsidRPr="00655288" w:rsidTr="00113573">
        <w:tc>
          <w:tcPr>
            <w:tcW w:w="7110" w:type="dxa"/>
            <w:tcPrChange w:id="137" w:author="Chokka,Deepthi Tejaswani" w:date="2020-06-22T23:00:00Z">
              <w:tcPr>
                <w:tcW w:w="7110" w:type="dxa"/>
              </w:tcPr>
            </w:tcPrChange>
          </w:tcPr>
          <w:p w:rsidR="00024FB6" w:rsidRPr="00655288" w:rsidRDefault="00E13A57" w:rsidP="00E13A57">
            <w:pPr>
              <w:pStyle w:val="ListParagraph"/>
              <w:numPr>
                <w:ilvl w:val="1"/>
                <w:numId w:val="32"/>
              </w:numPr>
              <w:spacing w:after="160" w:line="259" w:lineRule="auto"/>
              <w:rPr>
                <w:rFonts w:ascii="Times New Roman" w:hAnsi="Times New Roman"/>
                <w:szCs w:val="24"/>
              </w:rPr>
            </w:pPr>
            <w:r w:rsidRPr="00655288">
              <w:rPr>
                <w:rFonts w:ascii="Times New Roman" w:eastAsia="Times New Roman" w:hAnsi="Times New Roman"/>
                <w:szCs w:val="24"/>
              </w:rPr>
              <w:t>ER diagram</w:t>
            </w:r>
          </w:p>
        </w:tc>
        <w:tc>
          <w:tcPr>
            <w:tcW w:w="2335" w:type="dxa"/>
            <w:tcPrChange w:id="138" w:author="Chokka,Deepthi Tejaswani" w:date="2020-06-22T23:00:00Z">
              <w:tcPr>
                <w:tcW w:w="2335" w:type="dxa"/>
              </w:tcPr>
            </w:tcPrChange>
          </w:tcPr>
          <w:p w:rsidR="00024FB6" w:rsidRPr="00655288" w:rsidRDefault="00BE76CC" w:rsidP="00655288">
            <w:pPr>
              <w:spacing w:after="160" w:line="259" w:lineRule="auto"/>
              <w:jc w:val="center"/>
              <w:rPr>
                <w:rFonts w:ascii="Times New Roman" w:hAnsi="Times New Roman"/>
                <w:szCs w:val="24"/>
              </w:rPr>
            </w:pPr>
            <w:ins w:id="139" w:author="Chokka,Deepthi Tejaswani" w:date="2020-06-22T19:12:00Z">
              <w:r>
                <w:rPr>
                  <w:rFonts w:ascii="Times New Roman" w:hAnsi="Times New Roman"/>
                  <w:szCs w:val="24"/>
                </w:rPr>
                <w:t>15</w:t>
              </w:r>
            </w:ins>
          </w:p>
        </w:tc>
      </w:tr>
      <w:tr w:rsidR="00792EBD" w:rsidRPr="00655288" w:rsidTr="00113573">
        <w:tc>
          <w:tcPr>
            <w:tcW w:w="7110" w:type="dxa"/>
            <w:tcPrChange w:id="140" w:author="Chokka,Deepthi Tejaswani" w:date="2020-06-22T23:00:00Z">
              <w:tcPr>
                <w:tcW w:w="7110" w:type="dxa"/>
              </w:tcPr>
            </w:tcPrChange>
          </w:tcPr>
          <w:p w:rsidR="00792EBD" w:rsidRPr="00655288" w:rsidRDefault="00E13A57" w:rsidP="00E13A57">
            <w:pPr>
              <w:pStyle w:val="ListParagraph"/>
              <w:numPr>
                <w:ilvl w:val="1"/>
                <w:numId w:val="32"/>
              </w:numPr>
              <w:spacing w:after="160" w:line="259" w:lineRule="auto"/>
              <w:rPr>
                <w:rFonts w:ascii="Times New Roman" w:hAnsi="Times New Roman"/>
                <w:szCs w:val="24"/>
              </w:rPr>
            </w:pPr>
            <w:r w:rsidRPr="00655288">
              <w:rPr>
                <w:rFonts w:ascii="Times New Roman" w:eastAsia="Times New Roman" w:hAnsi="Times New Roman"/>
                <w:szCs w:val="24"/>
              </w:rPr>
              <w:t>GUI</w:t>
            </w:r>
          </w:p>
        </w:tc>
        <w:tc>
          <w:tcPr>
            <w:tcW w:w="2335" w:type="dxa"/>
            <w:tcPrChange w:id="141" w:author="Chokka,Deepthi Tejaswani" w:date="2020-06-22T23:00:00Z">
              <w:tcPr>
                <w:tcW w:w="2335" w:type="dxa"/>
              </w:tcPr>
            </w:tcPrChange>
          </w:tcPr>
          <w:p w:rsidR="00792EBD" w:rsidRPr="00655288" w:rsidRDefault="00BE76CC" w:rsidP="00655288">
            <w:pPr>
              <w:spacing w:after="160" w:line="259" w:lineRule="auto"/>
              <w:jc w:val="center"/>
              <w:rPr>
                <w:rFonts w:ascii="Times New Roman" w:hAnsi="Times New Roman"/>
                <w:szCs w:val="24"/>
              </w:rPr>
            </w:pPr>
            <w:ins w:id="142" w:author="Chokka,Deepthi Tejaswani" w:date="2020-06-22T19:12:00Z">
              <w:r>
                <w:rPr>
                  <w:rFonts w:ascii="Times New Roman" w:hAnsi="Times New Roman"/>
                  <w:szCs w:val="24"/>
                </w:rPr>
                <w:t>16</w:t>
              </w:r>
            </w:ins>
          </w:p>
        </w:tc>
      </w:tr>
      <w:tr w:rsidR="00E13A57" w:rsidRPr="00655288" w:rsidTr="00113573">
        <w:tc>
          <w:tcPr>
            <w:tcW w:w="7110" w:type="dxa"/>
            <w:tcPrChange w:id="143" w:author="Chokka,Deepthi Tejaswani" w:date="2020-06-22T23:00:00Z">
              <w:tcPr>
                <w:tcW w:w="7110" w:type="dxa"/>
              </w:tcPr>
            </w:tcPrChange>
          </w:tcPr>
          <w:p w:rsidR="00E13A57" w:rsidRPr="00655288" w:rsidRDefault="00E13A57" w:rsidP="00E13A57">
            <w:pPr>
              <w:pStyle w:val="ListParagraph"/>
              <w:numPr>
                <w:ilvl w:val="0"/>
                <w:numId w:val="32"/>
              </w:numPr>
              <w:spacing w:after="160" w:line="259" w:lineRule="auto"/>
              <w:rPr>
                <w:rFonts w:ascii="Times New Roman" w:hAnsi="Times New Roman"/>
                <w:szCs w:val="24"/>
              </w:rPr>
            </w:pPr>
            <w:r w:rsidRPr="00655288">
              <w:rPr>
                <w:rFonts w:ascii="Times New Roman" w:hAnsi="Times New Roman"/>
                <w:szCs w:val="24"/>
              </w:rPr>
              <w:t>Analysis Models</w:t>
            </w:r>
          </w:p>
        </w:tc>
        <w:tc>
          <w:tcPr>
            <w:tcW w:w="2335" w:type="dxa"/>
            <w:tcPrChange w:id="144" w:author="Chokka,Deepthi Tejaswani" w:date="2020-06-22T23:00:00Z">
              <w:tcPr>
                <w:tcW w:w="2335" w:type="dxa"/>
              </w:tcPr>
            </w:tcPrChange>
          </w:tcPr>
          <w:p w:rsidR="00E13A57" w:rsidRPr="00655288" w:rsidRDefault="00E13A57" w:rsidP="00655288">
            <w:pPr>
              <w:spacing w:after="160" w:line="259" w:lineRule="auto"/>
              <w:jc w:val="center"/>
              <w:rPr>
                <w:rFonts w:ascii="Times New Roman" w:hAnsi="Times New Roman"/>
                <w:szCs w:val="24"/>
              </w:rPr>
            </w:pPr>
          </w:p>
        </w:tc>
      </w:tr>
      <w:tr w:rsidR="00E13A57" w:rsidRPr="00655288" w:rsidTr="00113573">
        <w:tc>
          <w:tcPr>
            <w:tcW w:w="7110" w:type="dxa"/>
            <w:tcPrChange w:id="145" w:author="Chokka,Deepthi Tejaswani" w:date="2020-06-22T23:00:00Z">
              <w:tcPr>
                <w:tcW w:w="7110" w:type="dxa"/>
              </w:tcPr>
            </w:tcPrChange>
          </w:tcPr>
          <w:p w:rsidR="00E13A57" w:rsidRPr="00655288" w:rsidRDefault="00E13A57" w:rsidP="00E13A57">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Data Flow Diagram</w:t>
            </w:r>
          </w:p>
        </w:tc>
        <w:tc>
          <w:tcPr>
            <w:tcW w:w="2335" w:type="dxa"/>
            <w:tcPrChange w:id="146" w:author="Chokka,Deepthi Tejaswani" w:date="2020-06-22T23:00:00Z">
              <w:tcPr>
                <w:tcW w:w="2335" w:type="dxa"/>
              </w:tcPr>
            </w:tcPrChange>
          </w:tcPr>
          <w:p w:rsidR="00E13A57" w:rsidRPr="00655288" w:rsidRDefault="00E13A57" w:rsidP="00655288">
            <w:pPr>
              <w:spacing w:after="160" w:line="259" w:lineRule="auto"/>
              <w:jc w:val="center"/>
              <w:rPr>
                <w:rFonts w:ascii="Times New Roman" w:hAnsi="Times New Roman"/>
                <w:szCs w:val="24"/>
              </w:rPr>
            </w:pPr>
          </w:p>
        </w:tc>
      </w:tr>
      <w:tr w:rsidR="00E13A57" w:rsidRPr="00655288" w:rsidTr="00113573">
        <w:tc>
          <w:tcPr>
            <w:tcW w:w="7110" w:type="dxa"/>
            <w:tcPrChange w:id="147" w:author="Chokka,Deepthi Tejaswani" w:date="2020-06-22T23:00:00Z">
              <w:tcPr>
                <w:tcW w:w="7110" w:type="dxa"/>
              </w:tcPr>
            </w:tcPrChange>
          </w:tcPr>
          <w:p w:rsidR="00E13A57" w:rsidRPr="00655288" w:rsidRDefault="00E13A57" w:rsidP="00E13A57">
            <w:pPr>
              <w:pStyle w:val="ListParagraph"/>
              <w:numPr>
                <w:ilvl w:val="1"/>
                <w:numId w:val="32"/>
              </w:numPr>
              <w:spacing w:after="160" w:line="259" w:lineRule="auto"/>
              <w:rPr>
                <w:rFonts w:ascii="Times New Roman" w:hAnsi="Times New Roman"/>
                <w:szCs w:val="24"/>
              </w:rPr>
            </w:pPr>
            <w:r w:rsidRPr="00655288">
              <w:rPr>
                <w:rFonts w:ascii="Times New Roman" w:hAnsi="Times New Roman"/>
                <w:szCs w:val="24"/>
              </w:rPr>
              <w:t>Sequence Diagram</w:t>
            </w:r>
          </w:p>
        </w:tc>
        <w:tc>
          <w:tcPr>
            <w:tcW w:w="2335" w:type="dxa"/>
            <w:tcPrChange w:id="148" w:author="Chokka,Deepthi Tejaswani" w:date="2020-06-22T23:00:00Z">
              <w:tcPr>
                <w:tcW w:w="2335" w:type="dxa"/>
              </w:tcPr>
            </w:tcPrChange>
          </w:tcPr>
          <w:p w:rsidR="00E13A57" w:rsidRPr="00655288" w:rsidRDefault="00E13A57" w:rsidP="00655288">
            <w:pPr>
              <w:spacing w:after="160" w:line="259" w:lineRule="auto"/>
              <w:jc w:val="center"/>
              <w:rPr>
                <w:rFonts w:ascii="Times New Roman" w:hAnsi="Times New Roman"/>
                <w:szCs w:val="24"/>
              </w:rPr>
            </w:pPr>
          </w:p>
        </w:tc>
      </w:tr>
    </w:tbl>
    <w:p w:rsidR="005C16EE" w:rsidRPr="00E0147F" w:rsidRDefault="005C16EE" w:rsidP="00655288">
      <w:pPr>
        <w:spacing w:after="160" w:line="259" w:lineRule="auto"/>
        <w:rPr>
          <w:rFonts w:ascii="Times New Roman" w:eastAsia="Times New Roman" w:hAnsi="Times New Roman"/>
        </w:rPr>
        <w:sectPr w:rsidR="005C16EE" w:rsidRPr="00E0147F">
          <w:headerReference w:type="default" r:id="rId7"/>
          <w:footerReference w:type="default" r:id="rId8"/>
          <w:pgSz w:w="12240" w:h="15840"/>
          <w:pgMar w:top="1440" w:right="1440" w:bottom="1440" w:left="1440" w:header="720" w:footer="720" w:gutter="0"/>
          <w:pgNumType w:fmt="lowerRoman" w:start="1"/>
          <w:cols w:space="720"/>
          <w:titlePg/>
        </w:sectPr>
      </w:pP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p>
    <w:p w:rsidR="005C16EE" w:rsidRPr="00E0147F" w:rsidRDefault="005C16EE" w:rsidP="005C16EE">
      <w:pPr>
        <w:pStyle w:val="Title"/>
        <w:rPr>
          <w:rStyle w:val="Strong"/>
          <w:rFonts w:ascii="Times New Roman" w:hAnsi="Times New Roman"/>
          <w:b/>
        </w:rPr>
      </w:pPr>
      <w:r w:rsidRPr="00E0147F">
        <w:rPr>
          <w:rStyle w:val="Strong"/>
          <w:rFonts w:ascii="Times New Roman" w:hAnsi="Times New Roman"/>
          <w:b/>
        </w:rPr>
        <w:lastRenderedPageBreak/>
        <w:t>1. Introduction</w:t>
      </w:r>
    </w:p>
    <w:p w:rsidR="005C16EE" w:rsidRPr="00E0147F" w:rsidRDefault="005C16EE" w:rsidP="005C16EE">
      <w:pPr>
        <w:pStyle w:val="Heading1"/>
        <w:rPr>
          <w:rFonts w:ascii="Times New Roman" w:hAnsi="Times New Roman"/>
        </w:rPr>
      </w:pPr>
    </w:p>
    <w:p w:rsidR="005C16EE" w:rsidRPr="00E0147F" w:rsidRDefault="005C16EE" w:rsidP="005C16EE">
      <w:pPr>
        <w:pStyle w:val="Heading1"/>
        <w:numPr>
          <w:ilvl w:val="1"/>
          <w:numId w:val="6"/>
        </w:numPr>
        <w:rPr>
          <w:rFonts w:ascii="Times New Roman" w:hAnsi="Times New Roman"/>
        </w:rPr>
      </w:pPr>
      <w:r w:rsidRPr="00E0147F">
        <w:rPr>
          <w:rFonts w:ascii="Times New Roman" w:hAnsi="Times New Roman"/>
        </w:rPr>
        <w:t>Purpose</w:t>
      </w:r>
    </w:p>
    <w:p w:rsidR="006C4BE9" w:rsidRPr="006C4BE9" w:rsidRDefault="00F44F03" w:rsidP="006C4BE9">
      <w:pPr>
        <w:ind w:left="360"/>
        <w:rPr>
          <w:ins w:id="149" w:author="Chokka,Deepthi Tejaswani" w:date="2020-06-20T21:56:00Z"/>
          <w:rFonts w:ascii="Times New Roman" w:hAnsi="Times New Roman"/>
        </w:rPr>
      </w:pPr>
      <w:ins w:id="150" w:author="Chokka,Deepthi Tejaswani" w:date="2020-06-20T22:03:00Z">
        <w:r>
          <w:rPr>
            <w:rFonts w:ascii="Times New Roman" w:hAnsi="Times New Roman"/>
          </w:rPr>
          <w:tab/>
        </w:r>
      </w:ins>
      <w:del w:id="151" w:author="Chokka,Deepthi Tejaswani" w:date="2020-06-20T22:03:00Z">
        <w:r w:rsidR="00E0147F" w:rsidDel="00F44F03">
          <w:rPr>
            <w:rFonts w:ascii="Times New Roman" w:hAnsi="Times New Roman"/>
          </w:rPr>
          <w:tab/>
        </w:r>
      </w:del>
      <w:ins w:id="152" w:author="Chokka,Deepthi Tejaswani" w:date="2020-06-20T21:56:00Z">
        <w:r w:rsidR="006C4BE9" w:rsidRPr="006C4BE9">
          <w:rPr>
            <w:rFonts w:ascii="Times New Roman" w:hAnsi="Times New Roman"/>
          </w:rPr>
          <w:t>E-commerce is fast gaining ground as an accepted and used business paradigm. More and more business houses are implementing mobile apps providing functionality for performing commercial transactions over the web. It is reasonable to say that the process of shopping on the web is becoming commonplace.</w:t>
        </w:r>
      </w:ins>
    </w:p>
    <w:p w:rsidR="006C4BE9" w:rsidRPr="006C4BE9" w:rsidRDefault="006C4BE9" w:rsidP="006C4BE9">
      <w:pPr>
        <w:ind w:left="360"/>
        <w:rPr>
          <w:ins w:id="153" w:author="Chokka,Deepthi Tejaswani" w:date="2020-06-20T21:56:00Z"/>
          <w:rFonts w:ascii="Times New Roman" w:hAnsi="Times New Roman"/>
        </w:rPr>
      </w:pPr>
    </w:p>
    <w:p w:rsidR="006C4BE9" w:rsidRPr="006C4BE9" w:rsidRDefault="00F44F03" w:rsidP="006C4BE9">
      <w:pPr>
        <w:ind w:left="360"/>
        <w:rPr>
          <w:ins w:id="154" w:author="Chokka,Deepthi Tejaswani" w:date="2020-06-20T21:56:00Z"/>
          <w:rFonts w:ascii="Times New Roman" w:hAnsi="Times New Roman"/>
        </w:rPr>
      </w:pPr>
      <w:ins w:id="155" w:author="Chokka,Deepthi Tejaswani" w:date="2020-06-20T22:03:00Z">
        <w:r>
          <w:rPr>
            <w:rFonts w:ascii="Times New Roman" w:hAnsi="Times New Roman"/>
          </w:rPr>
          <w:tab/>
        </w:r>
      </w:ins>
      <w:ins w:id="156" w:author="Chokka,Deepthi Tejaswani" w:date="2020-06-20T21:56:00Z">
        <w:r w:rsidR="006C4BE9" w:rsidRPr="006C4BE9">
          <w:rPr>
            <w:rFonts w:ascii="Times New Roman" w:hAnsi="Times New Roman"/>
          </w:rPr>
          <w:t xml:space="preserve">The prime objective of this project is to develop a general-purpose e-commerce store where products for pets like food and their toys can be bought from the comfort of home through the Internet. An online store is a virtual store on the Internet where customers can browse the category and select products of interest. </w:t>
        </w:r>
      </w:ins>
    </w:p>
    <w:p w:rsidR="006C4BE9" w:rsidRPr="006C4BE9" w:rsidRDefault="006C4BE9" w:rsidP="006C4BE9">
      <w:pPr>
        <w:ind w:left="360"/>
        <w:rPr>
          <w:ins w:id="157" w:author="Chokka,Deepthi Tejaswani" w:date="2020-06-20T21:56:00Z"/>
          <w:rFonts w:ascii="Times New Roman" w:hAnsi="Times New Roman"/>
        </w:rPr>
      </w:pPr>
    </w:p>
    <w:p w:rsidR="005C16EE" w:rsidRPr="00E0147F" w:rsidDel="006C4BE9" w:rsidRDefault="00F44F03" w:rsidP="006C4BE9">
      <w:pPr>
        <w:ind w:left="360"/>
        <w:rPr>
          <w:del w:id="158" w:author="Chokka,Deepthi Tejaswani" w:date="2020-06-20T21:56:00Z"/>
          <w:rFonts w:ascii="Times New Roman" w:hAnsi="Times New Roman"/>
        </w:rPr>
        <w:pPrChange w:id="159" w:author="Chokka,Deepthi Tejaswani" w:date="2020-06-20T21:56:00Z">
          <w:pPr>
            <w:ind w:left="360"/>
          </w:pPr>
        </w:pPrChange>
      </w:pPr>
      <w:ins w:id="160" w:author="Chokka,Deepthi Tejaswani" w:date="2020-06-20T21:56:00Z">
        <w:r>
          <w:rPr>
            <w:rFonts w:ascii="Times New Roman" w:hAnsi="Times New Roman"/>
          </w:rPr>
          <w:tab/>
        </w:r>
        <w:r w:rsidR="006C4BE9" w:rsidRPr="006C4BE9">
          <w:rPr>
            <w:rFonts w:ascii="Times New Roman" w:hAnsi="Times New Roman"/>
          </w:rPr>
          <w:t>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 An e-mail notification is sent to the customer as soon as the order is placed.</w:t>
        </w:r>
      </w:ins>
      <w:del w:id="161" w:author="Chokka,Deepthi Tejaswani" w:date="2020-06-20T21:56:00Z">
        <w:r w:rsidR="005C16EE" w:rsidRPr="00E0147F" w:rsidDel="006C4BE9">
          <w:rPr>
            <w:rFonts w:ascii="Times New Roman" w:hAnsi="Times New Roman"/>
          </w:rPr>
          <w:delText>E-commerce is fast gaining ground as an accepted and used business paradigm. More and more business houses are implementing mobile apps providing functionality for performing commercial transactions over the web. It is reasonable to say that the process of shopping on the web is becoming commonplace.</w:delText>
        </w:r>
      </w:del>
    </w:p>
    <w:p w:rsidR="005C16EE" w:rsidRPr="00E0147F" w:rsidDel="006C4BE9" w:rsidRDefault="005C16EE" w:rsidP="006C4BE9">
      <w:pPr>
        <w:ind w:left="360"/>
        <w:rPr>
          <w:del w:id="162" w:author="Chokka,Deepthi Tejaswani" w:date="2020-06-20T21:56:00Z"/>
          <w:rFonts w:ascii="Times New Roman" w:hAnsi="Times New Roman"/>
        </w:rPr>
        <w:pPrChange w:id="163" w:author="Chokka,Deepthi Tejaswani" w:date="2020-06-20T21:56:00Z">
          <w:pPr/>
        </w:pPrChange>
      </w:pPr>
    </w:p>
    <w:p w:rsidR="00E0147F" w:rsidDel="006C4BE9" w:rsidRDefault="00E0147F" w:rsidP="006C4BE9">
      <w:pPr>
        <w:ind w:left="360"/>
        <w:rPr>
          <w:del w:id="164" w:author="Chokka,Deepthi Tejaswani" w:date="2020-06-20T21:56:00Z"/>
          <w:rFonts w:ascii="Times New Roman" w:hAnsi="Times New Roman"/>
        </w:rPr>
        <w:pPrChange w:id="165" w:author="Chokka,Deepthi Tejaswani" w:date="2020-06-20T21:56:00Z">
          <w:pPr>
            <w:ind w:left="360"/>
          </w:pPr>
        </w:pPrChange>
      </w:pPr>
      <w:del w:id="166" w:author="Chokka,Deepthi Tejaswani" w:date="2020-06-20T21:56:00Z">
        <w:r w:rsidDel="006C4BE9">
          <w:rPr>
            <w:rFonts w:ascii="Times New Roman" w:hAnsi="Times New Roman"/>
          </w:rPr>
          <w:tab/>
        </w:r>
        <w:r w:rsidR="005C16EE" w:rsidRPr="00E0147F" w:rsidDel="006C4BE9">
          <w:rPr>
            <w:rFonts w:ascii="Times New Roman" w:hAnsi="Times New Roman"/>
          </w:rPr>
          <w:delText xml:space="preserve">The prime objective of this project is to develop a general purpose e-commerce store where products for pets like food, and their toys can be bought from the comfort of home through the Internet. An online store is a virtual store on the Internet where customers can browse the category and select products of interest. </w:delText>
        </w:r>
      </w:del>
    </w:p>
    <w:p w:rsidR="00E0147F" w:rsidDel="006C4BE9" w:rsidRDefault="00E0147F" w:rsidP="006C4BE9">
      <w:pPr>
        <w:ind w:left="360"/>
        <w:rPr>
          <w:del w:id="167" w:author="Chokka,Deepthi Tejaswani" w:date="2020-06-20T21:56:00Z"/>
          <w:rFonts w:ascii="Times New Roman" w:hAnsi="Times New Roman"/>
        </w:rPr>
        <w:pPrChange w:id="168" w:author="Chokka,Deepthi Tejaswani" w:date="2020-06-20T21:56:00Z">
          <w:pPr/>
        </w:pPrChange>
      </w:pPr>
    </w:p>
    <w:p w:rsidR="005C16EE" w:rsidRPr="00E0147F" w:rsidRDefault="00E0147F" w:rsidP="006C4BE9">
      <w:pPr>
        <w:ind w:left="360"/>
        <w:rPr>
          <w:rFonts w:ascii="Times New Roman" w:hAnsi="Times New Roman"/>
        </w:rPr>
        <w:pPrChange w:id="169" w:author="Chokka,Deepthi Tejaswani" w:date="2020-06-20T21:56:00Z">
          <w:pPr>
            <w:ind w:left="360"/>
          </w:pPr>
        </w:pPrChange>
      </w:pPr>
      <w:del w:id="170" w:author="Chokka,Deepthi Tejaswani" w:date="2020-06-20T21:56:00Z">
        <w:r w:rsidDel="006C4BE9">
          <w:rPr>
            <w:rFonts w:ascii="Times New Roman" w:hAnsi="Times New Roman"/>
          </w:rPr>
          <w:tab/>
        </w:r>
        <w:r w:rsidR="005C16EE" w:rsidRPr="00E0147F" w:rsidDel="006C4BE9">
          <w:rPr>
            <w:rFonts w:ascii="Times New Roman" w:hAnsi="Times New Roman"/>
          </w:rPr>
          <w:delText>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 An e-mail notification is sent to the customer as soon as the order is placed.</w:delText>
        </w:r>
      </w:del>
    </w:p>
    <w:p w:rsidR="005C16EE" w:rsidRPr="00E0147F" w:rsidRDefault="005C16EE" w:rsidP="005C16EE">
      <w:pPr>
        <w:pStyle w:val="Title"/>
        <w:rPr>
          <w:rStyle w:val="Strong"/>
          <w:rFonts w:ascii="Times New Roman" w:hAnsi="Times New Roman"/>
        </w:rPr>
      </w:pPr>
    </w:p>
    <w:p w:rsidR="005C16EE" w:rsidRPr="00E0147F" w:rsidRDefault="005C16EE" w:rsidP="004B1E75">
      <w:pPr>
        <w:pStyle w:val="Heading1"/>
        <w:numPr>
          <w:ilvl w:val="1"/>
          <w:numId w:val="6"/>
        </w:numPr>
        <w:rPr>
          <w:rStyle w:val="Strong"/>
          <w:rFonts w:ascii="Times New Roman" w:hAnsi="Times New Roman"/>
          <w:b/>
        </w:rPr>
      </w:pPr>
      <w:r w:rsidRPr="00E0147F">
        <w:rPr>
          <w:rStyle w:val="Strong"/>
          <w:rFonts w:ascii="Times New Roman" w:hAnsi="Times New Roman"/>
          <w:b/>
        </w:rPr>
        <w:t>Scope</w:t>
      </w:r>
    </w:p>
    <w:p w:rsidR="005C16EE" w:rsidRPr="00E0147F" w:rsidRDefault="005C16EE" w:rsidP="005C16EE">
      <w:pPr>
        <w:pStyle w:val="Title"/>
        <w:ind w:left="1080"/>
        <w:jc w:val="left"/>
        <w:rPr>
          <w:rStyle w:val="Strong"/>
          <w:rFonts w:ascii="Times New Roman" w:hAnsi="Times New Roman"/>
        </w:rPr>
      </w:pPr>
    </w:p>
    <w:p w:rsidR="00F44F03" w:rsidRPr="00F44F03" w:rsidRDefault="00F44F03" w:rsidP="00F44F03">
      <w:pPr>
        <w:pStyle w:val="NormalWeb"/>
        <w:spacing w:before="0" w:beforeAutospacing="0" w:after="0" w:afterAutospacing="0"/>
        <w:ind w:left="360"/>
        <w:rPr>
          <w:ins w:id="171" w:author="Chokka,Deepthi Tejaswani" w:date="2020-06-20T22:01:00Z"/>
          <w:color w:val="0E101A"/>
          <w:rPrChange w:id="172" w:author="Chokka,Deepthi Tejaswani" w:date="2020-06-20T22:02:00Z">
            <w:rPr>
              <w:ins w:id="173" w:author="Chokka,Deepthi Tejaswani" w:date="2020-06-20T22:01:00Z"/>
              <w:color w:val="0E101A"/>
            </w:rPr>
          </w:rPrChange>
        </w:rPr>
        <w:pPrChange w:id="174" w:author="Chokka,Deepthi Tejaswani" w:date="2020-06-20T22:03:00Z">
          <w:pPr>
            <w:pStyle w:val="NormalWeb"/>
            <w:spacing w:before="0" w:beforeAutospacing="0" w:after="0" w:afterAutospacing="0"/>
          </w:pPr>
        </w:pPrChange>
      </w:pPr>
      <w:ins w:id="175" w:author="Chokka,Deepthi Tejaswani" w:date="2020-06-20T22:03:00Z">
        <w:r>
          <w:rPr>
            <w:shd w:val="clear" w:color="auto" w:fill="FFFFFF"/>
          </w:rPr>
          <w:tab/>
        </w:r>
      </w:ins>
      <w:del w:id="176" w:author="Chokka,Deepthi Tejaswani" w:date="2020-06-20T22:01:00Z">
        <w:r w:rsidR="00E0147F" w:rsidDel="00F44F03">
          <w:rPr>
            <w:shd w:val="clear" w:color="auto" w:fill="FFFFFF"/>
          </w:rPr>
          <w:tab/>
        </w:r>
        <w:r w:rsidR="00E0147F" w:rsidDel="00F44F03">
          <w:rPr>
            <w:shd w:val="clear" w:color="auto" w:fill="FFFFFF"/>
          </w:rPr>
          <w:tab/>
        </w:r>
      </w:del>
      <w:ins w:id="177" w:author="Chokka,Deepthi Tejaswani" w:date="2020-06-20T22:01:00Z">
        <w:r w:rsidRPr="00F44F03">
          <w:rPr>
            <w:color w:val="0E101A"/>
          </w:rPr>
          <w:t xml:space="preserve">10 years ago, when the idea of having a website was in its infancy, only a bunch of academics went ahead to launch their websites and eventually made the most of its ability to </w:t>
        </w:r>
        <w:r w:rsidRPr="00F44F03">
          <w:rPr>
            <w:color w:val="0E101A"/>
            <w:rPrChange w:id="178" w:author="Chokka,Deepthi Tejaswani" w:date="2020-06-20T22:02:00Z">
              <w:rPr>
                <w:color w:val="0E101A"/>
              </w:rPr>
            </w:rPrChange>
          </w:rPr>
          <w:t>reach to the masses. History is repeating itself with the advent of smartphone apps. Yet again, only a small percentage of E-commerce academics have their apps built so far while the rest is continuing to lose on the opportunity.</w:t>
        </w:r>
        <w:r w:rsidRPr="00F44F03">
          <w:rPr>
            <w:b/>
            <w:bCs/>
            <w:iCs/>
            <w:color w:val="0E101A"/>
            <w:rPrChange w:id="179" w:author="Chokka,Deepthi Tejaswani" w:date="2020-06-20T22:02:00Z">
              <w:rPr>
                <w:b/>
                <w:bCs/>
                <w:i/>
                <w:iCs/>
                <w:color w:val="0E101A"/>
              </w:rPr>
            </w:rPrChange>
          </w:rPr>
          <w:t> </w:t>
        </w:r>
      </w:ins>
    </w:p>
    <w:p w:rsidR="00F44F03" w:rsidRPr="00F44F03" w:rsidRDefault="00F44F03" w:rsidP="00F44F03">
      <w:pPr>
        <w:tabs>
          <w:tab w:val="clear" w:pos="180"/>
          <w:tab w:val="clear" w:pos="360"/>
          <w:tab w:val="clear" w:pos="720"/>
        </w:tabs>
        <w:ind w:left="360" w:firstLine="360"/>
        <w:rPr>
          <w:ins w:id="180" w:author="Chokka,Deepthi Tejaswani" w:date="2020-06-20T22:01:00Z"/>
          <w:rFonts w:ascii="Times New Roman" w:eastAsia="Times New Roman" w:hAnsi="Times New Roman"/>
          <w:color w:val="0E101A"/>
          <w:szCs w:val="24"/>
          <w:rPrChange w:id="181" w:author="Chokka,Deepthi Tejaswani" w:date="2020-06-20T22:02:00Z">
            <w:rPr>
              <w:ins w:id="182" w:author="Chokka,Deepthi Tejaswani" w:date="2020-06-20T22:01:00Z"/>
              <w:rFonts w:ascii="Times New Roman" w:eastAsia="Times New Roman" w:hAnsi="Times New Roman"/>
              <w:color w:val="0E101A"/>
              <w:szCs w:val="24"/>
            </w:rPr>
          </w:rPrChange>
        </w:rPr>
        <w:pPrChange w:id="183" w:author="Chokka,Deepthi Tejaswani" w:date="2020-06-20T22:03:00Z">
          <w:pPr>
            <w:tabs>
              <w:tab w:val="clear" w:pos="180"/>
              <w:tab w:val="clear" w:pos="360"/>
              <w:tab w:val="clear" w:pos="720"/>
            </w:tabs>
          </w:pPr>
        </w:pPrChange>
      </w:pPr>
      <w:ins w:id="184" w:author="Chokka,Deepthi Tejaswani" w:date="2020-06-20T22:01:00Z">
        <w:r w:rsidRPr="00F44F03">
          <w:rPr>
            <w:rFonts w:ascii="Times New Roman" w:eastAsia="Times New Roman" w:hAnsi="Times New Roman"/>
            <w:iCs/>
            <w:color w:val="0E101A"/>
            <w:szCs w:val="24"/>
            <w:rPrChange w:id="185" w:author="Chokka,Deepthi Tejaswani" w:date="2020-06-20T22:02:00Z">
              <w:rPr>
                <w:rFonts w:ascii="Times New Roman" w:eastAsia="Times New Roman" w:hAnsi="Times New Roman"/>
                <w:i/>
                <w:iCs/>
                <w:color w:val="0E101A"/>
                <w:szCs w:val="24"/>
              </w:rPr>
            </w:rPrChange>
          </w:rPr>
          <w:t>With mobile applications, customers can interact in the simplest and easiest of the way with enormous products and services. The products and services on sale can be easily viewed along with their descriptions and all other details. All users would have to do is touch, speak or type on their smartphones to connect to these apps. With mobile applications, users are always connected to diverse applications, options that in a very easy manner.</w:t>
        </w:r>
      </w:ins>
    </w:p>
    <w:p w:rsidR="00F44F03" w:rsidRPr="00F44F03" w:rsidRDefault="00F44F03" w:rsidP="00F44F03">
      <w:pPr>
        <w:tabs>
          <w:tab w:val="clear" w:pos="180"/>
          <w:tab w:val="clear" w:pos="360"/>
          <w:tab w:val="clear" w:pos="720"/>
        </w:tabs>
        <w:ind w:left="360" w:firstLine="360"/>
        <w:rPr>
          <w:ins w:id="186" w:author="Chokka,Deepthi Tejaswani" w:date="2020-06-20T22:01:00Z"/>
          <w:rFonts w:ascii="Times New Roman" w:eastAsia="Times New Roman" w:hAnsi="Times New Roman"/>
          <w:color w:val="0E101A"/>
          <w:szCs w:val="24"/>
        </w:rPr>
        <w:pPrChange w:id="187" w:author="Chokka,Deepthi Tejaswani" w:date="2020-06-20T22:03:00Z">
          <w:pPr>
            <w:tabs>
              <w:tab w:val="clear" w:pos="180"/>
              <w:tab w:val="clear" w:pos="360"/>
              <w:tab w:val="clear" w:pos="720"/>
            </w:tabs>
          </w:pPr>
        </w:pPrChange>
      </w:pPr>
      <w:ins w:id="188" w:author="Chokka,Deepthi Tejaswani" w:date="2020-06-20T22:01:00Z">
        <w:r w:rsidRPr="00F44F03">
          <w:rPr>
            <w:rFonts w:ascii="Times New Roman" w:eastAsia="Times New Roman" w:hAnsi="Times New Roman"/>
            <w:color w:val="0E101A"/>
            <w:szCs w:val="24"/>
          </w:rPr>
          <w:t>With e-commerce mobile applications, it is estimated that the sales might increase by 30 times in the next five years. Ecommerce mobile applications offer notifications and other important details that send out alerts to customers as soon as a particular event takes place. These notifications could be everything from product news, sale offers, events, or things that a company implements for taking on its strategies.</w:t>
        </w:r>
      </w:ins>
    </w:p>
    <w:p w:rsidR="00F44F03" w:rsidRPr="00F44F03" w:rsidRDefault="00F44F03" w:rsidP="00F44F03">
      <w:pPr>
        <w:tabs>
          <w:tab w:val="clear" w:pos="180"/>
          <w:tab w:val="clear" w:pos="360"/>
          <w:tab w:val="clear" w:pos="720"/>
        </w:tabs>
        <w:ind w:left="360" w:firstLine="360"/>
        <w:rPr>
          <w:ins w:id="189" w:author="Chokka,Deepthi Tejaswani" w:date="2020-06-20T22:01:00Z"/>
          <w:rFonts w:ascii="Times New Roman" w:eastAsia="Times New Roman" w:hAnsi="Times New Roman"/>
          <w:color w:val="0E101A"/>
          <w:szCs w:val="24"/>
        </w:rPr>
        <w:pPrChange w:id="190" w:author="Chokka,Deepthi Tejaswani" w:date="2020-06-20T22:03:00Z">
          <w:pPr>
            <w:tabs>
              <w:tab w:val="clear" w:pos="180"/>
              <w:tab w:val="clear" w:pos="360"/>
              <w:tab w:val="clear" w:pos="720"/>
            </w:tabs>
          </w:pPr>
        </w:pPrChange>
      </w:pPr>
      <w:ins w:id="191" w:author="Chokka,Deepthi Tejaswani" w:date="2020-06-20T22:01:00Z">
        <w:r w:rsidRPr="00F44F03">
          <w:rPr>
            <w:rFonts w:ascii="Times New Roman" w:eastAsia="Times New Roman" w:hAnsi="Times New Roman"/>
            <w:color w:val="0E101A"/>
            <w:szCs w:val="24"/>
          </w:rPr>
          <w:t>There are many benefits with E-commerce Mobile Application for customers which are as follows.</w:t>
        </w:r>
      </w:ins>
    </w:p>
    <w:p w:rsidR="00F44F03" w:rsidRPr="00F44F03" w:rsidRDefault="00F44F03" w:rsidP="00F44F03">
      <w:pPr>
        <w:numPr>
          <w:ilvl w:val="0"/>
          <w:numId w:val="34"/>
        </w:numPr>
        <w:tabs>
          <w:tab w:val="clear" w:pos="180"/>
          <w:tab w:val="clear" w:pos="360"/>
        </w:tabs>
        <w:rPr>
          <w:ins w:id="192" w:author="Chokka,Deepthi Tejaswani" w:date="2020-06-20T22:01:00Z"/>
          <w:rFonts w:ascii="Times New Roman" w:eastAsia="Times New Roman" w:hAnsi="Times New Roman"/>
          <w:color w:val="0E101A"/>
          <w:szCs w:val="24"/>
        </w:rPr>
      </w:pPr>
      <w:ins w:id="193" w:author="Chokka,Deepthi Tejaswani" w:date="2020-06-20T22:01:00Z">
        <w:r w:rsidRPr="00F44F03">
          <w:rPr>
            <w:rFonts w:ascii="Times New Roman" w:eastAsia="Times New Roman" w:hAnsi="Times New Roman"/>
            <w:color w:val="0E101A"/>
            <w:szCs w:val="24"/>
          </w:rPr>
          <w:t>Easier Registration process.</w:t>
        </w:r>
      </w:ins>
    </w:p>
    <w:p w:rsidR="00F44F03" w:rsidRPr="00F44F03" w:rsidRDefault="00F44F03" w:rsidP="00F44F03">
      <w:pPr>
        <w:numPr>
          <w:ilvl w:val="0"/>
          <w:numId w:val="34"/>
        </w:numPr>
        <w:tabs>
          <w:tab w:val="clear" w:pos="180"/>
          <w:tab w:val="clear" w:pos="360"/>
        </w:tabs>
        <w:rPr>
          <w:ins w:id="194" w:author="Chokka,Deepthi Tejaswani" w:date="2020-06-20T22:01:00Z"/>
          <w:rFonts w:ascii="Times New Roman" w:eastAsia="Times New Roman" w:hAnsi="Times New Roman"/>
          <w:color w:val="0E101A"/>
          <w:szCs w:val="24"/>
        </w:rPr>
      </w:pPr>
      <w:ins w:id="195" w:author="Chokka,Deepthi Tejaswani" w:date="2020-06-20T22:01:00Z">
        <w:r w:rsidRPr="00F44F03">
          <w:rPr>
            <w:rFonts w:ascii="Times New Roman" w:eastAsia="Times New Roman" w:hAnsi="Times New Roman"/>
            <w:color w:val="0E101A"/>
            <w:szCs w:val="24"/>
          </w:rPr>
          <w:t>Few clicks away to purchase an online product.</w:t>
        </w:r>
      </w:ins>
    </w:p>
    <w:p w:rsidR="00F44F03" w:rsidRPr="00F44F03" w:rsidRDefault="00F44F03" w:rsidP="00F44F03">
      <w:pPr>
        <w:numPr>
          <w:ilvl w:val="0"/>
          <w:numId w:val="34"/>
        </w:numPr>
        <w:tabs>
          <w:tab w:val="clear" w:pos="180"/>
          <w:tab w:val="clear" w:pos="360"/>
        </w:tabs>
        <w:rPr>
          <w:ins w:id="196" w:author="Chokka,Deepthi Tejaswani" w:date="2020-06-20T22:01:00Z"/>
          <w:rFonts w:ascii="Times New Roman" w:eastAsia="Times New Roman" w:hAnsi="Times New Roman"/>
          <w:color w:val="0E101A"/>
          <w:szCs w:val="24"/>
        </w:rPr>
      </w:pPr>
      <w:ins w:id="197" w:author="Chokka,Deepthi Tejaswani" w:date="2020-06-20T22:01:00Z">
        <w:r w:rsidRPr="00F44F03">
          <w:rPr>
            <w:rFonts w:ascii="Times New Roman" w:eastAsia="Times New Roman" w:hAnsi="Times New Roman"/>
            <w:color w:val="0E101A"/>
            <w:szCs w:val="24"/>
          </w:rPr>
          <w:t>More reliable navigation than a web application.</w:t>
        </w:r>
      </w:ins>
    </w:p>
    <w:p w:rsidR="00F44F03" w:rsidRPr="00F44F03" w:rsidRDefault="00F44F03" w:rsidP="00F44F03">
      <w:pPr>
        <w:numPr>
          <w:ilvl w:val="0"/>
          <w:numId w:val="34"/>
        </w:numPr>
        <w:tabs>
          <w:tab w:val="clear" w:pos="180"/>
          <w:tab w:val="clear" w:pos="360"/>
        </w:tabs>
        <w:rPr>
          <w:ins w:id="198" w:author="Chokka,Deepthi Tejaswani" w:date="2020-06-20T22:01:00Z"/>
          <w:rFonts w:ascii="Times New Roman" w:eastAsia="Times New Roman" w:hAnsi="Times New Roman"/>
          <w:color w:val="0E101A"/>
          <w:szCs w:val="24"/>
        </w:rPr>
      </w:pPr>
      <w:ins w:id="199" w:author="Chokka,Deepthi Tejaswani" w:date="2020-06-20T22:01:00Z">
        <w:r w:rsidRPr="00F44F03">
          <w:rPr>
            <w:rFonts w:ascii="Times New Roman" w:eastAsia="Times New Roman" w:hAnsi="Times New Roman"/>
            <w:color w:val="0E101A"/>
            <w:szCs w:val="24"/>
          </w:rPr>
          <w:lastRenderedPageBreak/>
          <w:t>Fastened Push notifications.</w:t>
        </w:r>
      </w:ins>
    </w:p>
    <w:p w:rsidR="00F44F03" w:rsidRPr="00F44F03" w:rsidRDefault="00F44F03" w:rsidP="00F44F03">
      <w:pPr>
        <w:numPr>
          <w:ilvl w:val="0"/>
          <w:numId w:val="34"/>
        </w:numPr>
        <w:tabs>
          <w:tab w:val="clear" w:pos="180"/>
          <w:tab w:val="clear" w:pos="360"/>
        </w:tabs>
        <w:rPr>
          <w:ins w:id="200" w:author="Chokka,Deepthi Tejaswani" w:date="2020-06-20T22:01:00Z"/>
          <w:rFonts w:ascii="Times New Roman" w:eastAsia="Times New Roman" w:hAnsi="Times New Roman"/>
          <w:color w:val="0E101A"/>
          <w:szCs w:val="24"/>
        </w:rPr>
      </w:pPr>
      <w:ins w:id="201" w:author="Chokka,Deepthi Tejaswani" w:date="2020-06-20T22:01:00Z">
        <w:r w:rsidRPr="00F44F03">
          <w:rPr>
            <w:rFonts w:ascii="Times New Roman" w:eastAsia="Times New Roman" w:hAnsi="Times New Roman"/>
            <w:color w:val="0E101A"/>
            <w:szCs w:val="24"/>
          </w:rPr>
          <w:t>Excellent user experience.</w:t>
        </w:r>
      </w:ins>
    </w:p>
    <w:p w:rsidR="00F44F03" w:rsidRPr="00F44F03" w:rsidRDefault="00F44F03" w:rsidP="00F44F03">
      <w:pPr>
        <w:numPr>
          <w:ilvl w:val="0"/>
          <w:numId w:val="34"/>
        </w:numPr>
        <w:tabs>
          <w:tab w:val="clear" w:pos="180"/>
          <w:tab w:val="clear" w:pos="360"/>
        </w:tabs>
        <w:rPr>
          <w:ins w:id="202" w:author="Chokka,Deepthi Tejaswani" w:date="2020-06-20T22:01:00Z"/>
          <w:rFonts w:ascii="Times New Roman" w:eastAsia="Times New Roman" w:hAnsi="Times New Roman"/>
          <w:color w:val="0E101A"/>
          <w:szCs w:val="24"/>
        </w:rPr>
      </w:pPr>
      <w:ins w:id="203" w:author="Chokka,Deepthi Tejaswani" w:date="2020-06-20T22:01:00Z">
        <w:r w:rsidRPr="00F44F03">
          <w:rPr>
            <w:rFonts w:ascii="Times New Roman" w:eastAsia="Times New Roman" w:hAnsi="Times New Roman"/>
            <w:color w:val="0E101A"/>
            <w:szCs w:val="24"/>
          </w:rPr>
          <w:t>Wish list option to shortlist the products.</w:t>
        </w:r>
      </w:ins>
    </w:p>
    <w:p w:rsidR="00F44F03" w:rsidRPr="00F44F03" w:rsidRDefault="00F44F03" w:rsidP="00F44F03">
      <w:pPr>
        <w:numPr>
          <w:ilvl w:val="0"/>
          <w:numId w:val="34"/>
        </w:numPr>
        <w:tabs>
          <w:tab w:val="clear" w:pos="180"/>
          <w:tab w:val="clear" w:pos="360"/>
        </w:tabs>
        <w:rPr>
          <w:ins w:id="204" w:author="Chokka,Deepthi Tejaswani" w:date="2020-06-20T22:01:00Z"/>
          <w:rFonts w:ascii="Times New Roman" w:eastAsia="Times New Roman" w:hAnsi="Times New Roman"/>
          <w:color w:val="0E101A"/>
          <w:szCs w:val="24"/>
        </w:rPr>
      </w:pPr>
      <w:ins w:id="205" w:author="Chokka,Deepthi Tejaswani" w:date="2020-06-20T22:01:00Z">
        <w:r w:rsidRPr="00F44F03">
          <w:rPr>
            <w:rFonts w:ascii="Times New Roman" w:eastAsia="Times New Roman" w:hAnsi="Times New Roman"/>
            <w:color w:val="0E101A"/>
            <w:szCs w:val="24"/>
          </w:rPr>
          <w:t>Easy to check out.</w:t>
        </w:r>
      </w:ins>
    </w:p>
    <w:p w:rsidR="00F44F03" w:rsidRPr="00F44F03" w:rsidRDefault="00F44F03" w:rsidP="00F44F03">
      <w:pPr>
        <w:numPr>
          <w:ilvl w:val="0"/>
          <w:numId w:val="34"/>
        </w:numPr>
        <w:tabs>
          <w:tab w:val="clear" w:pos="180"/>
          <w:tab w:val="clear" w:pos="360"/>
        </w:tabs>
        <w:rPr>
          <w:ins w:id="206" w:author="Chokka,Deepthi Tejaswani" w:date="2020-06-20T22:01:00Z"/>
          <w:rFonts w:ascii="Times New Roman" w:eastAsia="Times New Roman" w:hAnsi="Times New Roman"/>
          <w:color w:val="0E101A"/>
          <w:szCs w:val="24"/>
        </w:rPr>
      </w:pPr>
      <w:ins w:id="207" w:author="Chokka,Deepthi Tejaswani" w:date="2020-06-20T22:01:00Z">
        <w:r w:rsidRPr="00F44F03">
          <w:rPr>
            <w:rFonts w:ascii="Times New Roman" w:eastAsia="Times New Roman" w:hAnsi="Times New Roman"/>
            <w:color w:val="0E101A"/>
            <w:szCs w:val="24"/>
          </w:rPr>
          <w:t>Easy to filter and search for products.</w:t>
        </w:r>
      </w:ins>
    </w:p>
    <w:p w:rsidR="00F44F03" w:rsidRPr="00F44F03" w:rsidRDefault="00F44F03" w:rsidP="00F44F03">
      <w:pPr>
        <w:numPr>
          <w:ilvl w:val="0"/>
          <w:numId w:val="34"/>
        </w:numPr>
        <w:tabs>
          <w:tab w:val="clear" w:pos="180"/>
          <w:tab w:val="clear" w:pos="360"/>
        </w:tabs>
        <w:rPr>
          <w:ins w:id="208" w:author="Chokka,Deepthi Tejaswani" w:date="2020-06-20T22:01:00Z"/>
          <w:rFonts w:ascii="Times New Roman" w:eastAsia="Times New Roman" w:hAnsi="Times New Roman"/>
          <w:color w:val="0E101A"/>
          <w:szCs w:val="24"/>
        </w:rPr>
      </w:pPr>
      <w:ins w:id="209" w:author="Chokka,Deepthi Tejaswani" w:date="2020-06-20T22:01:00Z">
        <w:r w:rsidRPr="00F44F03">
          <w:rPr>
            <w:rFonts w:ascii="Times New Roman" w:eastAsia="Times New Roman" w:hAnsi="Times New Roman"/>
            <w:color w:val="0E101A"/>
            <w:szCs w:val="24"/>
          </w:rPr>
          <w:t>Offline mode.</w:t>
        </w:r>
      </w:ins>
    </w:p>
    <w:p w:rsidR="005C16EE" w:rsidRPr="00E0147F" w:rsidDel="00F44F03" w:rsidRDefault="005C16EE" w:rsidP="00F44F03">
      <w:pPr>
        <w:spacing w:after="160" w:line="256" w:lineRule="auto"/>
        <w:ind w:left="270"/>
        <w:rPr>
          <w:del w:id="210" w:author="Chokka,Deepthi Tejaswani" w:date="2020-06-20T22:01:00Z"/>
          <w:rStyle w:val="Emphasis"/>
          <w:rFonts w:ascii="Times New Roman" w:hAnsi="Times New Roman"/>
          <w:b/>
          <w:i w:val="0"/>
          <w:szCs w:val="24"/>
        </w:rPr>
        <w:pPrChange w:id="211" w:author="Chokka,Deepthi Tejaswani" w:date="2020-06-20T22:01:00Z">
          <w:pPr>
            <w:spacing w:after="160" w:line="256" w:lineRule="auto"/>
            <w:ind w:left="270"/>
          </w:pPr>
        </w:pPrChange>
      </w:pPr>
      <w:del w:id="212" w:author="Chokka,Deepthi Tejaswani" w:date="2020-06-20T22:01:00Z">
        <w:r w:rsidRPr="00E0147F" w:rsidDel="00F44F03">
          <w:rPr>
            <w:rFonts w:ascii="Times New Roman" w:hAnsi="Times New Roman"/>
            <w:szCs w:val="24"/>
            <w:shd w:val="clear" w:color="auto" w:fill="FFFFFF"/>
          </w:rPr>
          <w:delText>10 years ago, when the idea of having a website was in its infancy, only a bunch of academics went ahead to launch their websites and eventually made the most of its ability to reach to the masses. The history is repeating itself with the advent of smartphone apps. Yet again, only a small percentage of E-commerce academics have their apps built so far while the rest is continuing to lose on the opportunity.</w:delText>
        </w:r>
        <w:r w:rsidRPr="00E0147F" w:rsidDel="00F44F03">
          <w:rPr>
            <w:rStyle w:val="Emphasis"/>
            <w:rFonts w:ascii="Times New Roman" w:hAnsi="Times New Roman"/>
            <w:b/>
            <w:i w:val="0"/>
            <w:szCs w:val="24"/>
          </w:rPr>
          <w:delText xml:space="preserve"> </w:delText>
        </w:r>
      </w:del>
    </w:p>
    <w:p w:rsidR="005C16EE" w:rsidRPr="00E0147F" w:rsidDel="00F44F03" w:rsidRDefault="00E0147F" w:rsidP="00F44F03">
      <w:pPr>
        <w:spacing w:after="160" w:line="256" w:lineRule="auto"/>
        <w:ind w:left="270"/>
        <w:rPr>
          <w:del w:id="213" w:author="Chokka,Deepthi Tejaswani" w:date="2020-06-20T22:01:00Z"/>
          <w:rFonts w:ascii="Times New Roman" w:hAnsi="Times New Roman"/>
          <w:iCs/>
          <w:szCs w:val="24"/>
        </w:rPr>
        <w:pPrChange w:id="214" w:author="Chokka,Deepthi Tejaswani" w:date="2020-06-20T22:01:00Z">
          <w:pPr>
            <w:spacing w:after="160" w:line="256" w:lineRule="auto"/>
            <w:ind w:left="270"/>
          </w:pPr>
        </w:pPrChange>
      </w:pPr>
      <w:del w:id="215" w:author="Chokka,Deepthi Tejaswani" w:date="2020-06-20T22:01:00Z">
        <w:r w:rsidDel="00F44F03">
          <w:rPr>
            <w:rStyle w:val="Emphasis"/>
            <w:rFonts w:ascii="Times New Roman" w:hAnsi="Times New Roman"/>
            <w:i w:val="0"/>
            <w:szCs w:val="24"/>
          </w:rPr>
          <w:tab/>
        </w:r>
        <w:r w:rsidDel="00F44F03">
          <w:rPr>
            <w:rStyle w:val="Emphasis"/>
            <w:rFonts w:ascii="Times New Roman" w:hAnsi="Times New Roman"/>
            <w:i w:val="0"/>
            <w:szCs w:val="24"/>
          </w:rPr>
          <w:tab/>
        </w:r>
        <w:r w:rsidR="005C16EE" w:rsidRPr="00E0147F" w:rsidDel="00F44F03">
          <w:rPr>
            <w:rStyle w:val="Emphasis"/>
            <w:rFonts w:ascii="Times New Roman" w:hAnsi="Times New Roman"/>
            <w:i w:val="0"/>
            <w:szCs w:val="24"/>
          </w:rPr>
          <w:delText>With mobile applications, customers can interact in the simplest an easiest of way with enormous products and services. The products and services on sale can be easily viewed along with their descriptions and all other details. All users would have to do is touch, speak or type on their smartphones to connect to these apps. With mobile applications, users are always connected to diverse applications, options that in a very easy manner.</w:delText>
        </w:r>
      </w:del>
    </w:p>
    <w:p w:rsidR="005C16EE" w:rsidRPr="00E0147F" w:rsidDel="00F44F03" w:rsidRDefault="005C16EE" w:rsidP="00F44F03">
      <w:pPr>
        <w:spacing w:after="160" w:line="256" w:lineRule="auto"/>
        <w:ind w:left="270"/>
        <w:rPr>
          <w:del w:id="216" w:author="Chokka,Deepthi Tejaswani" w:date="2020-06-20T22:01:00Z"/>
          <w:color w:val="0D0D0D"/>
        </w:rPr>
        <w:pPrChange w:id="217" w:author="Chokka,Deepthi Tejaswani" w:date="2020-06-20T22:01:00Z">
          <w:pPr>
            <w:pStyle w:val="NormalWeb"/>
            <w:shd w:val="clear" w:color="auto" w:fill="FFFFFF"/>
            <w:spacing w:before="0" w:beforeAutospacing="0" w:after="150" w:afterAutospacing="0"/>
            <w:ind w:left="270" w:firstLine="450"/>
          </w:pPr>
        </w:pPrChange>
      </w:pPr>
      <w:del w:id="218" w:author="Chokka,Deepthi Tejaswani" w:date="2020-06-20T22:01:00Z">
        <w:r w:rsidRPr="00E0147F" w:rsidDel="00F44F03">
          <w:rPr>
            <w:color w:val="0D0D0D"/>
          </w:rPr>
          <w:delText>With ecommerce mobile applications, it is estimated that the sales might increase by 30 times in the next five years. Ecommerce mobile applications offer notifications and other important details that send out alerts to customers as soon as a particular event takes place. These notifications could be everything from product news, sale offers, events, or things that a company implements for taking on its strategies.</w:delText>
        </w:r>
      </w:del>
    </w:p>
    <w:p w:rsidR="005C16EE" w:rsidRPr="00E0147F" w:rsidDel="00F44F03" w:rsidRDefault="005C16EE" w:rsidP="00F44F03">
      <w:pPr>
        <w:spacing w:after="160" w:line="256" w:lineRule="auto"/>
        <w:ind w:left="270"/>
        <w:rPr>
          <w:del w:id="219" w:author="Chokka,Deepthi Tejaswani" w:date="2020-06-20T22:01:00Z"/>
          <w:color w:val="0D0D0D"/>
        </w:rPr>
        <w:pPrChange w:id="220" w:author="Chokka,Deepthi Tejaswani" w:date="2020-06-20T22:01:00Z">
          <w:pPr>
            <w:pStyle w:val="NormalWeb"/>
            <w:shd w:val="clear" w:color="auto" w:fill="FFFFFF"/>
            <w:spacing w:before="0" w:beforeAutospacing="0" w:after="150" w:afterAutospacing="0"/>
            <w:ind w:firstLine="270"/>
          </w:pPr>
        </w:pPrChange>
      </w:pPr>
      <w:del w:id="221" w:author="Chokka,Deepthi Tejaswani" w:date="2020-06-20T22:01:00Z">
        <w:r w:rsidRPr="00E0147F" w:rsidDel="00F44F03">
          <w:rPr>
            <w:color w:val="0D0D0D"/>
          </w:rPr>
          <w:delText>There are many benefits with E-comme</w:delText>
        </w:r>
        <w:r w:rsidR="00174E40" w:rsidDel="00F44F03">
          <w:rPr>
            <w:color w:val="0D0D0D"/>
          </w:rPr>
          <w:delText>rce Mobile Application Like as f</w:delText>
        </w:r>
        <w:r w:rsidRPr="00E0147F" w:rsidDel="00F44F03">
          <w:rPr>
            <w:color w:val="0D0D0D"/>
          </w:rPr>
          <w:delText>ollows.</w:delText>
        </w:r>
      </w:del>
    </w:p>
    <w:p w:rsidR="005C16EE" w:rsidRPr="00E0147F" w:rsidDel="00F44F03" w:rsidRDefault="005C16EE" w:rsidP="00F44F03">
      <w:pPr>
        <w:spacing w:after="160" w:line="256" w:lineRule="auto"/>
        <w:ind w:left="270"/>
        <w:rPr>
          <w:del w:id="222" w:author="Chokka,Deepthi Tejaswani" w:date="2020-06-20T22:01:00Z"/>
        </w:rPr>
        <w:pPrChange w:id="223" w:author="Chokka,Deepthi Tejaswani" w:date="2020-06-20T22:01:00Z">
          <w:pPr>
            <w:pStyle w:val="ListParagraph"/>
            <w:numPr>
              <w:numId w:val="33"/>
            </w:numPr>
            <w:ind w:left="1440" w:hanging="360"/>
          </w:pPr>
        </w:pPrChange>
      </w:pPr>
      <w:del w:id="224" w:author="Chokka,Deepthi Tejaswani" w:date="2020-06-20T22:01:00Z">
        <w:r w:rsidRPr="00E0147F" w:rsidDel="00F44F03">
          <w:delText>Easier Registration process.</w:delText>
        </w:r>
      </w:del>
    </w:p>
    <w:p w:rsidR="005C16EE" w:rsidRPr="00E0147F" w:rsidDel="00F44F03" w:rsidRDefault="005C16EE" w:rsidP="00F44F03">
      <w:pPr>
        <w:spacing w:after="160" w:line="256" w:lineRule="auto"/>
        <w:ind w:left="270"/>
        <w:rPr>
          <w:del w:id="225" w:author="Chokka,Deepthi Tejaswani" w:date="2020-06-20T22:01:00Z"/>
        </w:rPr>
        <w:pPrChange w:id="226" w:author="Chokka,Deepthi Tejaswani" w:date="2020-06-20T22:01:00Z">
          <w:pPr>
            <w:pStyle w:val="ListParagraph"/>
            <w:numPr>
              <w:numId w:val="33"/>
            </w:numPr>
            <w:ind w:left="1440" w:hanging="360"/>
          </w:pPr>
        </w:pPrChange>
      </w:pPr>
      <w:del w:id="227" w:author="Chokka,Deepthi Tejaswani" w:date="2020-06-20T22:01:00Z">
        <w:r w:rsidRPr="00E0147F" w:rsidDel="00F44F03">
          <w:delText>Fewer clicks away to purchase an online product.</w:delText>
        </w:r>
      </w:del>
    </w:p>
    <w:p w:rsidR="005C16EE" w:rsidRPr="00E0147F" w:rsidDel="00F44F03" w:rsidRDefault="005C16EE" w:rsidP="00F44F03">
      <w:pPr>
        <w:spacing w:after="160" w:line="256" w:lineRule="auto"/>
        <w:ind w:left="270"/>
        <w:rPr>
          <w:del w:id="228" w:author="Chokka,Deepthi Tejaswani" w:date="2020-06-20T22:01:00Z"/>
        </w:rPr>
        <w:pPrChange w:id="229" w:author="Chokka,Deepthi Tejaswani" w:date="2020-06-20T22:01:00Z">
          <w:pPr>
            <w:pStyle w:val="ListParagraph"/>
            <w:numPr>
              <w:numId w:val="33"/>
            </w:numPr>
            <w:ind w:left="1440" w:hanging="360"/>
          </w:pPr>
        </w:pPrChange>
      </w:pPr>
      <w:del w:id="230" w:author="Chokka,Deepthi Tejaswani" w:date="2020-06-20T22:01:00Z">
        <w:r w:rsidRPr="00E0147F" w:rsidDel="00F44F03">
          <w:delText>Better navigation than a web application.</w:delText>
        </w:r>
      </w:del>
    </w:p>
    <w:p w:rsidR="005C16EE" w:rsidRPr="004B1E75" w:rsidDel="00F44F03" w:rsidRDefault="005C16EE" w:rsidP="00F44F03">
      <w:pPr>
        <w:spacing w:after="160" w:line="256" w:lineRule="auto"/>
        <w:ind w:left="270"/>
        <w:rPr>
          <w:del w:id="231" w:author="Chokka,Deepthi Tejaswani" w:date="2020-06-20T22:01:00Z"/>
          <w:b/>
        </w:rPr>
        <w:pPrChange w:id="232" w:author="Chokka,Deepthi Tejaswani" w:date="2020-06-20T22:01:00Z">
          <w:pPr>
            <w:pStyle w:val="ListParagraph"/>
            <w:numPr>
              <w:numId w:val="33"/>
            </w:numPr>
            <w:ind w:left="1440" w:hanging="360"/>
          </w:pPr>
        </w:pPrChange>
      </w:pPr>
      <w:del w:id="233" w:author="Chokka,Deepthi Tejaswani" w:date="2020-06-20T22:01:00Z">
        <w:r w:rsidRPr="004B1E75" w:rsidDel="00F44F03">
          <w:delText xml:space="preserve">Fastened </w:delText>
        </w:r>
        <w:r w:rsidRPr="00E0147F" w:rsidDel="00F44F03">
          <w:delText>Push notifications.</w:delText>
        </w:r>
      </w:del>
    </w:p>
    <w:p w:rsidR="005C16EE" w:rsidRPr="00E0147F" w:rsidDel="00F44F03" w:rsidRDefault="005C16EE" w:rsidP="00F44F03">
      <w:pPr>
        <w:spacing w:after="160" w:line="256" w:lineRule="auto"/>
        <w:ind w:left="270"/>
        <w:rPr>
          <w:del w:id="234" w:author="Chokka,Deepthi Tejaswani" w:date="2020-06-20T22:01:00Z"/>
        </w:rPr>
        <w:pPrChange w:id="235" w:author="Chokka,Deepthi Tejaswani" w:date="2020-06-20T22:01:00Z">
          <w:pPr>
            <w:pStyle w:val="ListParagraph"/>
            <w:numPr>
              <w:numId w:val="33"/>
            </w:numPr>
            <w:ind w:left="1440" w:hanging="360"/>
          </w:pPr>
        </w:pPrChange>
      </w:pPr>
      <w:del w:id="236" w:author="Chokka,Deepthi Tejaswani" w:date="2020-06-20T22:01:00Z">
        <w:r w:rsidRPr="00E0147F" w:rsidDel="00F44F03">
          <w:delText>Would have great user experience.</w:delText>
        </w:r>
      </w:del>
    </w:p>
    <w:p w:rsidR="005C16EE" w:rsidRPr="00E0147F" w:rsidDel="00F44F03" w:rsidRDefault="005C16EE" w:rsidP="00F44F03">
      <w:pPr>
        <w:spacing w:after="160" w:line="256" w:lineRule="auto"/>
        <w:ind w:left="270"/>
        <w:rPr>
          <w:del w:id="237" w:author="Chokka,Deepthi Tejaswani" w:date="2020-06-20T22:01:00Z"/>
        </w:rPr>
        <w:pPrChange w:id="238" w:author="Chokka,Deepthi Tejaswani" w:date="2020-06-20T22:01:00Z">
          <w:pPr>
            <w:pStyle w:val="ListParagraph"/>
            <w:numPr>
              <w:numId w:val="33"/>
            </w:numPr>
            <w:ind w:left="1440" w:hanging="360"/>
          </w:pPr>
        </w:pPrChange>
      </w:pPr>
      <w:del w:id="239" w:author="Chokka,Deepthi Tejaswani" w:date="2020-06-20T22:01:00Z">
        <w:r w:rsidRPr="00E0147F" w:rsidDel="00F44F03">
          <w:delText>Wish list option to short list the products.</w:delText>
        </w:r>
      </w:del>
    </w:p>
    <w:p w:rsidR="005C16EE" w:rsidRPr="00E0147F" w:rsidDel="00F44F03" w:rsidRDefault="005C16EE" w:rsidP="00F44F03">
      <w:pPr>
        <w:spacing w:after="160" w:line="256" w:lineRule="auto"/>
        <w:ind w:left="270"/>
        <w:rPr>
          <w:del w:id="240" w:author="Chokka,Deepthi Tejaswani" w:date="2020-06-20T22:01:00Z"/>
        </w:rPr>
        <w:pPrChange w:id="241" w:author="Chokka,Deepthi Tejaswani" w:date="2020-06-20T22:01:00Z">
          <w:pPr>
            <w:pStyle w:val="ListParagraph"/>
            <w:numPr>
              <w:numId w:val="33"/>
            </w:numPr>
            <w:ind w:left="1440" w:hanging="360"/>
          </w:pPr>
        </w:pPrChange>
      </w:pPr>
      <w:del w:id="242" w:author="Chokka,Deepthi Tejaswani" w:date="2020-06-20T22:01:00Z">
        <w:r w:rsidRPr="00E0147F" w:rsidDel="00F44F03">
          <w:delText>Easy to check out.</w:delText>
        </w:r>
      </w:del>
    </w:p>
    <w:p w:rsidR="005C16EE" w:rsidRPr="00E0147F" w:rsidDel="00F44F03" w:rsidRDefault="005C16EE" w:rsidP="00F44F03">
      <w:pPr>
        <w:spacing w:after="160" w:line="256" w:lineRule="auto"/>
        <w:ind w:left="270"/>
        <w:rPr>
          <w:del w:id="243" w:author="Chokka,Deepthi Tejaswani" w:date="2020-06-20T22:01:00Z"/>
        </w:rPr>
        <w:pPrChange w:id="244" w:author="Chokka,Deepthi Tejaswani" w:date="2020-06-20T22:01:00Z">
          <w:pPr>
            <w:pStyle w:val="ListParagraph"/>
            <w:numPr>
              <w:numId w:val="33"/>
            </w:numPr>
            <w:ind w:left="1440" w:hanging="360"/>
          </w:pPr>
        </w:pPrChange>
      </w:pPr>
      <w:del w:id="245" w:author="Chokka,Deepthi Tejaswani" w:date="2020-06-20T22:01:00Z">
        <w:r w:rsidRPr="00E0147F" w:rsidDel="00F44F03">
          <w:delText>Easy to filter and search products.</w:delText>
        </w:r>
      </w:del>
    </w:p>
    <w:p w:rsidR="005C16EE" w:rsidRPr="00E0147F" w:rsidRDefault="005C16EE" w:rsidP="00F44F03">
      <w:pPr>
        <w:spacing w:after="160" w:line="256" w:lineRule="auto"/>
        <w:ind w:left="270"/>
        <w:pPrChange w:id="246" w:author="Chokka,Deepthi Tejaswani" w:date="2020-06-20T22:01:00Z">
          <w:pPr>
            <w:pStyle w:val="ListParagraph"/>
            <w:numPr>
              <w:numId w:val="33"/>
            </w:numPr>
            <w:ind w:left="1440" w:hanging="360"/>
          </w:pPr>
        </w:pPrChange>
      </w:pPr>
      <w:del w:id="247" w:author="Chokka,Deepthi Tejaswani" w:date="2020-06-20T22:01:00Z">
        <w:r w:rsidRPr="00E0147F" w:rsidDel="00F44F03">
          <w:delText>Offline mode.</w:delText>
        </w:r>
      </w:del>
    </w:p>
    <w:p w:rsidR="005C16EE" w:rsidRPr="00E0147F" w:rsidRDefault="005C16EE" w:rsidP="005C16EE">
      <w:pPr>
        <w:pStyle w:val="ListParagraph"/>
        <w:rPr>
          <w:rFonts w:ascii="Times New Roman" w:hAnsi="Times New Roman"/>
        </w:rPr>
      </w:pPr>
    </w:p>
    <w:p w:rsidR="005C16EE" w:rsidRPr="00E0147F" w:rsidRDefault="005C16EE" w:rsidP="005C16EE">
      <w:pPr>
        <w:rPr>
          <w:rFonts w:ascii="Times New Roman" w:hAnsi="Times New Roman"/>
        </w:rPr>
      </w:pPr>
    </w:p>
    <w:p w:rsidR="005C16EE" w:rsidRPr="004B1E75" w:rsidRDefault="005C16EE" w:rsidP="005C16EE">
      <w:pPr>
        <w:pStyle w:val="Heading1"/>
        <w:numPr>
          <w:ilvl w:val="1"/>
          <w:numId w:val="6"/>
        </w:numPr>
        <w:rPr>
          <w:rFonts w:ascii="Times New Roman" w:hAnsi="Times New Roman"/>
        </w:rPr>
      </w:pPr>
      <w:r w:rsidRPr="00E0147F">
        <w:rPr>
          <w:rFonts w:ascii="Times New Roman" w:hAnsi="Times New Roman"/>
        </w:rPr>
        <w:t>Definitions, Acronyms, and Abbreviations</w:t>
      </w:r>
    </w:p>
    <w:p w:rsidR="005C16EE" w:rsidRPr="00E0147F" w:rsidRDefault="005C16EE" w:rsidP="004B1E75">
      <w:pPr>
        <w:pStyle w:val="Heading1"/>
        <w:numPr>
          <w:ilvl w:val="1"/>
          <w:numId w:val="6"/>
        </w:numPr>
        <w:rPr>
          <w:rFonts w:ascii="Times New Roman" w:hAnsi="Times New Roman"/>
        </w:rPr>
      </w:pPr>
      <w:r w:rsidRPr="00E0147F">
        <w:rPr>
          <w:rFonts w:ascii="Times New Roman" w:hAnsi="Times New Roman"/>
        </w:rPr>
        <w:t>References</w:t>
      </w:r>
    </w:p>
    <w:p w:rsidR="005C16EE" w:rsidRPr="00E0147F" w:rsidRDefault="005C16EE" w:rsidP="005C16EE">
      <w:pPr>
        <w:rPr>
          <w:rFonts w:ascii="Times New Roman" w:hAnsi="Times New Roman"/>
        </w:rPr>
      </w:pPr>
    </w:p>
    <w:p w:rsidR="005C16EE" w:rsidRPr="00E0147F" w:rsidRDefault="002433A1" w:rsidP="00174E40">
      <w:pPr>
        <w:pStyle w:val="NormalWeb"/>
        <w:numPr>
          <w:ilvl w:val="0"/>
          <w:numId w:val="21"/>
        </w:numPr>
        <w:shd w:val="clear" w:color="auto" w:fill="FFFFFF"/>
        <w:spacing w:before="0" w:beforeAutospacing="0" w:after="150" w:afterAutospacing="0"/>
      </w:pPr>
      <w:hyperlink r:id="rId9" w:history="1">
        <w:r w:rsidR="005C16EE" w:rsidRPr="00E0147F">
          <w:rPr>
            <w:rStyle w:val="Hyperlink"/>
          </w:rPr>
          <w:t>http://www.w3schools.com/</w:t>
        </w:r>
      </w:hyperlink>
    </w:p>
    <w:p w:rsidR="005C16EE" w:rsidRPr="00E0147F" w:rsidRDefault="002433A1" w:rsidP="00174E40">
      <w:pPr>
        <w:pStyle w:val="NormalWeb"/>
        <w:numPr>
          <w:ilvl w:val="0"/>
          <w:numId w:val="21"/>
        </w:numPr>
        <w:shd w:val="clear" w:color="auto" w:fill="FFFFFF"/>
        <w:spacing w:before="0" w:beforeAutospacing="0" w:after="150" w:afterAutospacing="0"/>
      </w:pPr>
      <w:hyperlink r:id="rId10" w:history="1">
        <w:r w:rsidR="005C16EE" w:rsidRPr="00E0147F">
          <w:rPr>
            <w:rStyle w:val="Hyperlink"/>
          </w:rPr>
          <w:t>http://msdn.microsoft.com/</w:t>
        </w:r>
      </w:hyperlink>
      <w:r w:rsidR="005C16EE" w:rsidRPr="00E0147F">
        <w:t xml:space="preserve"> </w:t>
      </w:r>
    </w:p>
    <w:p w:rsidR="005C16EE" w:rsidRPr="00E0147F" w:rsidRDefault="002433A1" w:rsidP="00174E40">
      <w:pPr>
        <w:pStyle w:val="NormalWeb"/>
        <w:numPr>
          <w:ilvl w:val="0"/>
          <w:numId w:val="21"/>
        </w:numPr>
        <w:shd w:val="clear" w:color="auto" w:fill="FFFFFF"/>
        <w:spacing w:before="0" w:beforeAutospacing="0" w:after="150" w:afterAutospacing="0"/>
      </w:pPr>
      <w:hyperlink r:id="rId11" w:history="1">
        <w:r w:rsidR="005C16EE" w:rsidRPr="00E0147F">
          <w:rPr>
            <w:rStyle w:val="Hyperlink"/>
          </w:rPr>
          <w:t>http://agilemodeling.com/</w:t>
        </w:r>
      </w:hyperlink>
    </w:p>
    <w:p w:rsidR="005C16EE" w:rsidRPr="00E0147F" w:rsidRDefault="002433A1" w:rsidP="00174E40">
      <w:pPr>
        <w:pStyle w:val="NormalWeb"/>
        <w:numPr>
          <w:ilvl w:val="0"/>
          <w:numId w:val="21"/>
        </w:numPr>
        <w:shd w:val="clear" w:color="auto" w:fill="FFFFFF"/>
        <w:spacing w:before="0" w:beforeAutospacing="0" w:after="150" w:afterAutospacing="0"/>
      </w:pPr>
      <w:hyperlink r:id="rId12" w:history="1">
        <w:r w:rsidR="005C16EE" w:rsidRPr="00E0147F">
          <w:rPr>
            <w:rStyle w:val="Hyperlink"/>
          </w:rPr>
          <w:t>https://opus.govst.edu/cgi/viewcontent.cgi?article=1079&amp;context=capstones</w:t>
        </w:r>
      </w:hyperlink>
      <w:r w:rsidR="005C16EE" w:rsidRPr="00E0147F">
        <w:t>(image)</w:t>
      </w:r>
    </w:p>
    <w:p w:rsidR="005C16EE" w:rsidRPr="00E0147F" w:rsidRDefault="002433A1" w:rsidP="00174E40">
      <w:pPr>
        <w:pStyle w:val="NormalWeb"/>
        <w:numPr>
          <w:ilvl w:val="0"/>
          <w:numId w:val="21"/>
        </w:numPr>
        <w:shd w:val="clear" w:color="auto" w:fill="FFFFFF"/>
        <w:spacing w:before="0" w:beforeAutospacing="0" w:after="150" w:afterAutospacing="0"/>
      </w:pPr>
      <w:hyperlink r:id="rId13" w:history="1">
        <w:r w:rsidR="005C16EE" w:rsidRPr="00E0147F">
          <w:rPr>
            <w:rStyle w:val="Hyperlink"/>
          </w:rPr>
          <w:t>https://www.v-softinc.com/importance-e-commerce-mobile-applications/</w:t>
        </w:r>
      </w:hyperlink>
    </w:p>
    <w:p w:rsidR="005C16EE" w:rsidRPr="00E0147F" w:rsidRDefault="005C16EE" w:rsidP="005C16EE">
      <w:pPr>
        <w:pStyle w:val="NormalWeb"/>
        <w:shd w:val="clear" w:color="auto" w:fill="FFFFFF"/>
        <w:spacing w:before="0" w:beforeAutospacing="0" w:after="150" w:afterAutospacing="0"/>
        <w:rPr>
          <w:color w:val="0D0D0D"/>
        </w:rPr>
      </w:pPr>
    </w:p>
    <w:p w:rsidR="005C16EE" w:rsidRPr="00EC0565" w:rsidRDefault="005C16EE" w:rsidP="00EC0565">
      <w:pPr>
        <w:pStyle w:val="Heading1"/>
      </w:pPr>
    </w:p>
    <w:p w:rsidR="005C16EE" w:rsidRPr="008B7E4C" w:rsidRDefault="00EC0565" w:rsidP="008B7E4C">
      <w:pPr>
        <w:pStyle w:val="Heading1"/>
        <w:numPr>
          <w:ilvl w:val="1"/>
          <w:numId w:val="6"/>
        </w:numPr>
        <w:rPr>
          <w:rStyle w:val="Strong"/>
          <w:b/>
        </w:rPr>
      </w:pPr>
      <w:r w:rsidRPr="00EC0565">
        <w:rPr>
          <w:rStyle w:val="Strong"/>
          <w:b/>
        </w:rPr>
        <w:t>Overview</w:t>
      </w:r>
    </w:p>
    <w:p w:rsidR="0012717E" w:rsidRDefault="00EC0565" w:rsidP="008B7E4C">
      <w:pPr>
        <w:ind w:left="360"/>
        <w:rPr>
          <w:ins w:id="248" w:author="Chokka,Deepthi Tejaswani" w:date="2020-06-20T22:03:00Z"/>
          <w:rStyle w:val="Strong"/>
          <w:rFonts w:ascii="Times New Roman" w:hAnsi="Times New Roman"/>
          <w:b w:val="0"/>
          <w:szCs w:val="24"/>
        </w:rPr>
      </w:pPr>
      <w:r>
        <w:rPr>
          <w:rStyle w:val="Strong"/>
          <w:rFonts w:ascii="Times New Roman" w:hAnsi="Times New Roman"/>
        </w:rPr>
        <w:tab/>
      </w:r>
      <w:r w:rsidRPr="008B7E4C">
        <w:rPr>
          <w:rStyle w:val="Strong"/>
          <w:rFonts w:ascii="Times New Roman" w:hAnsi="Times New Roman"/>
          <w:b w:val="0"/>
          <w:szCs w:val="24"/>
        </w:rPr>
        <w:t>This document provides a high-level description of Pets Chewy.</w:t>
      </w:r>
      <w:r w:rsidR="00894054">
        <w:rPr>
          <w:rStyle w:val="Strong"/>
          <w:rFonts w:ascii="Times New Roman" w:hAnsi="Times New Roman"/>
          <w:b w:val="0"/>
          <w:szCs w:val="24"/>
        </w:rPr>
        <w:t xml:space="preserve"> This documentation is </w:t>
      </w:r>
      <w:r w:rsidR="00894054" w:rsidRPr="00894054">
        <w:rPr>
          <w:rStyle w:val="Strong"/>
          <w:b w:val="0"/>
        </w:rPr>
        <w:t>used to develop a general purpose e-commerce store where products for pets like food, and their toys can be bought from the comfort of home through the Internet.</w:t>
      </w:r>
      <w:r w:rsidR="00894054" w:rsidRPr="008B7E4C">
        <w:rPr>
          <w:rStyle w:val="Strong"/>
          <w:rFonts w:ascii="Times New Roman" w:hAnsi="Times New Roman"/>
          <w:b w:val="0"/>
          <w:szCs w:val="24"/>
        </w:rPr>
        <w:t xml:space="preserve"> It</w:t>
      </w:r>
      <w:r w:rsidRPr="008B7E4C">
        <w:rPr>
          <w:rStyle w:val="Strong"/>
          <w:rFonts w:ascii="Times New Roman" w:hAnsi="Times New Roman"/>
          <w:b w:val="0"/>
          <w:szCs w:val="24"/>
        </w:rPr>
        <w:t xml:space="preserve"> identifies the involved users and helps to explain their roles. The document then describes general software and hardware constraints as well as any assumptions and dependencies concerning the system. </w:t>
      </w:r>
    </w:p>
    <w:p w:rsidR="005C16EE" w:rsidRPr="008B7E4C" w:rsidRDefault="0012717E" w:rsidP="008B7E4C">
      <w:pPr>
        <w:ind w:left="360"/>
        <w:rPr>
          <w:rStyle w:val="Strong"/>
          <w:rFonts w:ascii="Times New Roman" w:hAnsi="Times New Roman"/>
          <w:b w:val="0"/>
          <w:szCs w:val="24"/>
        </w:rPr>
      </w:pPr>
      <w:ins w:id="249" w:author="Chokka,Deepthi Tejaswani" w:date="2020-06-20T22:04:00Z">
        <w:r>
          <w:rPr>
            <w:rStyle w:val="Strong"/>
            <w:rFonts w:ascii="Times New Roman" w:hAnsi="Times New Roman"/>
            <w:b w:val="0"/>
            <w:szCs w:val="24"/>
          </w:rPr>
          <w:tab/>
        </w:r>
      </w:ins>
      <w:r w:rsidR="00EC0565" w:rsidRPr="008B7E4C">
        <w:rPr>
          <w:rStyle w:val="Strong"/>
          <w:rFonts w:ascii="Times New Roman" w:hAnsi="Times New Roman"/>
          <w:b w:val="0"/>
          <w:szCs w:val="24"/>
        </w:rPr>
        <w:t xml:space="preserve">The majority of this document focuses on the specific requirement list. The external interface requirements are addressed in the subsequent section. </w:t>
      </w:r>
      <w:r w:rsidR="008B7E4C" w:rsidRPr="008B7E4C">
        <w:rPr>
          <w:rStyle w:val="Strong"/>
          <w:rFonts w:ascii="Times New Roman" w:hAnsi="Times New Roman"/>
          <w:b w:val="0"/>
          <w:szCs w:val="24"/>
        </w:rPr>
        <w:t>External interface requirements are requirements involving user hardware, software, and communications interfaces. This requirements document concludes with general design constraints specified by the customer along with the requirements this software must meet.</w:t>
      </w:r>
    </w:p>
    <w:p w:rsidR="004A47B7" w:rsidRPr="00E0147F" w:rsidRDefault="004A47B7" w:rsidP="005C16EE">
      <w:pPr>
        <w:pStyle w:val="Title"/>
        <w:rPr>
          <w:rStyle w:val="Strong"/>
          <w:rFonts w:ascii="Times New Roman" w:hAnsi="Times New Roman"/>
        </w:rPr>
      </w:pPr>
    </w:p>
    <w:p w:rsidR="004A47B7" w:rsidRPr="00E0147F" w:rsidRDefault="004A47B7" w:rsidP="005C16EE">
      <w:pPr>
        <w:pStyle w:val="Title"/>
        <w:rPr>
          <w:rStyle w:val="Strong"/>
          <w:rFonts w:ascii="Times New Roman" w:hAnsi="Times New Roman"/>
        </w:rPr>
      </w:pPr>
    </w:p>
    <w:p w:rsidR="004A47B7" w:rsidRPr="00E0147F" w:rsidRDefault="004A47B7" w:rsidP="005C16EE">
      <w:pPr>
        <w:pStyle w:val="Title"/>
        <w:rPr>
          <w:rStyle w:val="Strong"/>
          <w:rFonts w:ascii="Times New Roman" w:hAnsi="Times New Roman"/>
        </w:rPr>
      </w:pPr>
    </w:p>
    <w:p w:rsidR="004B1E75" w:rsidRDefault="00E0147F" w:rsidP="00E0147F">
      <w:pPr>
        <w:pStyle w:val="Title"/>
        <w:ind w:left="720"/>
        <w:jc w:val="left"/>
        <w:rPr>
          <w:rFonts w:ascii="Times New Roman" w:eastAsia="Times New Roman" w:hAnsi="Times New Roman"/>
        </w:rPr>
      </w:pP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p>
    <w:p w:rsidR="004B1E75" w:rsidDel="0012717E" w:rsidRDefault="004B1E75" w:rsidP="00E0147F">
      <w:pPr>
        <w:pStyle w:val="Title"/>
        <w:ind w:left="720"/>
        <w:jc w:val="left"/>
        <w:rPr>
          <w:del w:id="250" w:author="Chokka,Deepthi Tejaswani" w:date="2020-06-20T22:04:00Z"/>
          <w:rFonts w:ascii="Times New Roman" w:eastAsia="Times New Roman" w:hAnsi="Times New Roman"/>
        </w:rPr>
      </w:pPr>
    </w:p>
    <w:p w:rsidR="004B1E75" w:rsidDel="0012717E" w:rsidRDefault="004B1E75" w:rsidP="00E0147F">
      <w:pPr>
        <w:pStyle w:val="Title"/>
        <w:ind w:left="720"/>
        <w:jc w:val="left"/>
        <w:rPr>
          <w:del w:id="251" w:author="Chokka,Deepthi Tejaswani" w:date="2020-06-20T22:04:00Z"/>
          <w:rFonts w:ascii="Times New Roman" w:eastAsia="Times New Roman" w:hAnsi="Times New Roman"/>
        </w:rPr>
      </w:pPr>
    </w:p>
    <w:p w:rsidR="004B1E75" w:rsidDel="0012717E" w:rsidRDefault="004B1E75" w:rsidP="00E0147F">
      <w:pPr>
        <w:pStyle w:val="Title"/>
        <w:ind w:left="720"/>
        <w:jc w:val="left"/>
        <w:rPr>
          <w:del w:id="252" w:author="Chokka,Deepthi Tejaswani" w:date="2020-06-20T22:04:00Z"/>
          <w:rFonts w:ascii="Times New Roman" w:eastAsia="Times New Roman" w:hAnsi="Times New Roman"/>
        </w:rPr>
      </w:pPr>
    </w:p>
    <w:p w:rsidR="00E0147F" w:rsidRPr="00E0147F" w:rsidRDefault="00E0147F" w:rsidP="0012717E">
      <w:pPr>
        <w:pStyle w:val="Title"/>
        <w:jc w:val="left"/>
        <w:rPr>
          <w:rFonts w:ascii="Times New Roman" w:eastAsia="Times New Roman" w:hAnsi="Times New Roman"/>
        </w:rPr>
        <w:pPrChange w:id="253" w:author="Chokka,Deepthi Tejaswani" w:date="2020-06-20T22:04:00Z">
          <w:pPr>
            <w:pStyle w:val="Title"/>
            <w:ind w:left="720"/>
            <w:jc w:val="left"/>
          </w:pPr>
        </w:pPrChange>
      </w:pPr>
      <w:del w:id="254" w:author="Chokka,Deepthi Tejaswani" w:date="2020-06-20T22:04:00Z">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r w:rsidDel="0012717E">
          <w:rPr>
            <w:rFonts w:ascii="Times New Roman" w:eastAsia="Times New Roman" w:hAnsi="Times New Roman"/>
          </w:rPr>
          <w:tab/>
        </w:r>
      </w:del>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del w:id="255" w:author="Chokka,Deepthi Tejaswani" w:date="2020-06-20T22:04:00Z">
        <w:r w:rsidDel="0012717E">
          <w:rPr>
            <w:rFonts w:ascii="Times New Roman" w:eastAsia="Times New Roman" w:hAnsi="Times New Roman"/>
          </w:rPr>
          <w:tab/>
        </w:r>
        <w:r w:rsidDel="0012717E">
          <w:rPr>
            <w:rFonts w:ascii="Times New Roman" w:eastAsia="Times New Roman" w:hAnsi="Times New Roman"/>
          </w:rPr>
          <w:tab/>
        </w:r>
      </w:del>
    </w:p>
    <w:p w:rsidR="004A47B7" w:rsidRPr="00E0147F" w:rsidRDefault="004A47B7" w:rsidP="004B1E75">
      <w:pPr>
        <w:pStyle w:val="Title"/>
        <w:numPr>
          <w:ilvl w:val="0"/>
          <w:numId w:val="6"/>
        </w:numPr>
        <w:rPr>
          <w:rFonts w:ascii="Times New Roman" w:eastAsia="Times New Roman" w:hAnsi="Times New Roman"/>
        </w:rPr>
      </w:pPr>
      <w:r w:rsidRPr="00E0147F">
        <w:rPr>
          <w:rFonts w:ascii="Times New Roman" w:hAnsi="Times New Roman"/>
        </w:rPr>
        <w:t>General Description</w:t>
      </w:r>
    </w:p>
    <w:p w:rsidR="004A47B7" w:rsidRPr="00E0147F" w:rsidRDefault="004A47B7" w:rsidP="004A47B7">
      <w:pPr>
        <w:pStyle w:val="Title"/>
        <w:rPr>
          <w:rFonts w:ascii="Times New Roman" w:hAnsi="Times New Roman"/>
        </w:rPr>
      </w:pPr>
    </w:p>
    <w:p w:rsidR="004A47B7" w:rsidRPr="00E0147F" w:rsidRDefault="004A47B7" w:rsidP="00D5285B">
      <w:pPr>
        <w:pStyle w:val="Heading1"/>
        <w:numPr>
          <w:ilvl w:val="1"/>
          <w:numId w:val="6"/>
        </w:numPr>
      </w:pPr>
      <w:r w:rsidRPr="00E0147F">
        <w:t>Product Perspective</w:t>
      </w:r>
    </w:p>
    <w:p w:rsidR="0012717E" w:rsidRDefault="0012717E" w:rsidP="0012717E">
      <w:pPr>
        <w:ind w:left="720"/>
        <w:rPr>
          <w:ins w:id="256" w:author="Chokka,Deepthi Tejaswani" w:date="2020-06-20T22:08:00Z"/>
        </w:rPr>
      </w:pPr>
      <w:ins w:id="257" w:author="Chokka,Deepthi Tejaswani" w:date="2020-06-20T22:04:00Z">
        <w:r>
          <w:tab/>
        </w:r>
      </w:ins>
      <w:ins w:id="258" w:author="Chokka,Deepthi Tejaswani" w:date="2020-06-20T22:08:00Z">
        <w:r>
          <w:t>Any member can register and view available products. An only registered member can purchase multiple products regardless of quantity. Contact us page is available to contact Admin for queries.</w:t>
        </w:r>
      </w:ins>
    </w:p>
    <w:p w:rsidR="0012717E" w:rsidRDefault="0012717E" w:rsidP="0012717E">
      <w:pPr>
        <w:ind w:left="720"/>
        <w:jc w:val="both"/>
        <w:rPr>
          <w:ins w:id="259" w:author="Chokka,Deepthi Tejaswani" w:date="2020-06-20T22:08:00Z"/>
        </w:rPr>
        <w:pPrChange w:id="260" w:author="Chokka,Deepthi Tejaswani" w:date="2020-06-20T22:09:00Z">
          <w:pPr>
            <w:ind w:left="720"/>
          </w:pPr>
        </w:pPrChange>
      </w:pPr>
      <w:ins w:id="261" w:author="Chokka,Deepthi Tejaswani" w:date="2020-06-20T22:08:00Z">
        <w:r>
          <w:t xml:space="preserve">           There are three roles available namely visitor, user and </w:t>
        </w:r>
      </w:ins>
      <w:ins w:id="262" w:author="Chokka,Deepthi Tejaswani" w:date="2020-06-20T22:10:00Z">
        <w:r>
          <w:t>a</w:t>
        </w:r>
      </w:ins>
      <w:ins w:id="263" w:author="Chokka,Deepthi Tejaswani" w:date="2020-06-20T22:08:00Z">
        <w:r>
          <w:t>dmin.</w:t>
        </w:r>
      </w:ins>
      <w:ins w:id="264" w:author="Chokka,Deepthi Tejaswani" w:date="2020-06-20T22:09:00Z">
        <w:r>
          <w:t xml:space="preserve"> </w:t>
        </w:r>
      </w:ins>
      <w:ins w:id="265" w:author="Chokka,Deepthi Tejaswani" w:date="2020-06-20T22:08:00Z">
        <w:r>
          <w:t>Visitor can view available products but not be able to purchase the products.</w:t>
        </w:r>
      </w:ins>
      <w:ins w:id="266" w:author="Chokka,Deepthi Tejaswani" w:date="2020-06-20T22:09:00Z">
        <w:r>
          <w:t xml:space="preserve"> </w:t>
        </w:r>
      </w:ins>
      <w:ins w:id="267" w:author="Chokka,Deepthi Tejaswani" w:date="2020-06-20T22:08:00Z">
        <w:r>
          <w:t>User can view and purchase products only after his successful login. An Admin has some extra privilege including all privilege of visitor and user.</w:t>
        </w:r>
      </w:ins>
    </w:p>
    <w:p w:rsidR="00E0147F" w:rsidDel="0012717E" w:rsidRDefault="0012717E" w:rsidP="0012717E">
      <w:pPr>
        <w:ind w:left="720"/>
        <w:rPr>
          <w:del w:id="268" w:author="Chokka,Deepthi Tejaswani" w:date="2020-06-20T22:08:00Z"/>
        </w:rPr>
        <w:pPrChange w:id="269" w:author="Chokka,Deepthi Tejaswani" w:date="2020-06-20T22:08:00Z">
          <w:pPr>
            <w:ind w:left="720"/>
          </w:pPr>
        </w:pPrChange>
      </w:pPr>
      <w:ins w:id="270" w:author="Chokka,Deepthi Tejaswani" w:date="2020-06-20T22:08:00Z">
        <w:r>
          <w:t xml:space="preserve"> </w:t>
        </w:r>
      </w:ins>
      <w:ins w:id="271" w:author="Chokka,Deepthi Tejaswani" w:date="2020-06-20T22:09:00Z">
        <w:r>
          <w:tab/>
        </w:r>
      </w:ins>
      <w:ins w:id="272" w:author="Chokka,Deepthi Tejaswani" w:date="2020-06-20T22:08:00Z">
        <w:r>
          <w:t>Admin can add products, edit product information and add/remove a product. Admin can ship an order to the user based on the order placed by sending confirmation mail.</w:t>
        </w:r>
      </w:ins>
      <w:del w:id="273" w:author="Chokka,Deepthi Tejaswani" w:date="2020-06-20T22:04:00Z">
        <w:r w:rsidR="006B4B30" w:rsidDel="0012717E">
          <w:tab/>
        </w:r>
      </w:del>
      <w:del w:id="274" w:author="Chokka,Deepthi Tejaswani" w:date="2020-06-20T22:08:00Z">
        <w:r w:rsidR="004A47B7" w:rsidRPr="00E0147F" w:rsidDel="0012717E">
          <w:delText>Any member can regist</w:delText>
        </w:r>
        <w:r w:rsidR="00E0147F" w:rsidDel="0012717E">
          <w:delText>er and view available products.</w:delText>
        </w:r>
        <w:r w:rsidR="004A47B7" w:rsidRPr="00E0147F" w:rsidDel="0012717E">
          <w:delText xml:space="preserve"> Only registered member can purchase multiple products regardless of quantity. Contact us page is availabl</w:delText>
        </w:r>
        <w:r w:rsidR="00E0147F" w:rsidDel="0012717E">
          <w:delText>e to contact Admin for queries.</w:delText>
        </w:r>
        <w:r w:rsidR="00E0147F" w:rsidRPr="00E0147F" w:rsidDel="0012717E">
          <w:delText xml:space="preserve"> </w:delText>
        </w:r>
      </w:del>
    </w:p>
    <w:p w:rsidR="004A47B7" w:rsidRPr="00E0147F" w:rsidDel="0012717E" w:rsidRDefault="00E0147F" w:rsidP="0012717E">
      <w:pPr>
        <w:ind w:left="720"/>
        <w:rPr>
          <w:del w:id="275" w:author="Chokka,Deepthi Tejaswani" w:date="2020-06-20T22:08:00Z"/>
        </w:rPr>
        <w:pPrChange w:id="276" w:author="Chokka,Deepthi Tejaswani" w:date="2020-06-20T22:08:00Z">
          <w:pPr/>
        </w:pPrChange>
      </w:pPr>
      <w:del w:id="277" w:author="Chokka,Deepthi Tejaswani" w:date="2020-06-20T22:08:00Z">
        <w:r w:rsidDel="0012717E">
          <w:tab/>
        </w:r>
        <w:r w:rsidDel="0012717E">
          <w:tab/>
        </w:r>
        <w:r w:rsidDel="0012717E">
          <w:tab/>
        </w:r>
        <w:r w:rsidRPr="00E0147F" w:rsidDel="0012717E">
          <w:delText>There</w:delText>
        </w:r>
        <w:r w:rsidR="004A47B7" w:rsidRPr="00E0147F" w:rsidDel="0012717E">
          <w:delText xml:space="preserve"> are three roles available: Visitor, User and Admin. </w:delText>
        </w:r>
      </w:del>
    </w:p>
    <w:p w:rsidR="004A47B7" w:rsidRPr="00E0147F" w:rsidDel="0012717E" w:rsidRDefault="004A47B7" w:rsidP="0012717E">
      <w:pPr>
        <w:ind w:left="720"/>
        <w:rPr>
          <w:del w:id="278" w:author="Chokka,Deepthi Tejaswani" w:date="2020-06-20T22:08:00Z"/>
        </w:rPr>
        <w:pPrChange w:id="279" w:author="Chokka,Deepthi Tejaswani" w:date="2020-06-20T22:08:00Z">
          <w:pPr/>
        </w:pPrChange>
      </w:pPr>
      <w:del w:id="280" w:author="Chokka,Deepthi Tejaswani" w:date="2020-06-20T22:08:00Z">
        <w:r w:rsidRPr="00E0147F" w:rsidDel="0012717E">
          <w:tab/>
        </w:r>
        <w:r w:rsidRPr="00E0147F" w:rsidDel="0012717E">
          <w:tab/>
        </w:r>
        <w:r w:rsidRPr="00E0147F" w:rsidDel="0012717E">
          <w:tab/>
        </w:r>
        <w:r w:rsidR="00E0147F" w:rsidDel="0012717E">
          <w:tab/>
        </w:r>
        <w:r w:rsidRPr="00E0147F" w:rsidDel="0012717E">
          <w:delText>• Visitor can view available products but not be able purchase the products.</w:delText>
        </w:r>
      </w:del>
    </w:p>
    <w:p w:rsidR="004A47B7" w:rsidRPr="00E0147F" w:rsidDel="0012717E" w:rsidRDefault="004A47B7" w:rsidP="0012717E">
      <w:pPr>
        <w:ind w:left="720"/>
        <w:rPr>
          <w:del w:id="281" w:author="Chokka,Deepthi Tejaswani" w:date="2020-06-20T22:08:00Z"/>
        </w:rPr>
        <w:pPrChange w:id="282" w:author="Chokka,Deepthi Tejaswani" w:date="2020-06-20T22:08:00Z">
          <w:pPr/>
        </w:pPrChange>
      </w:pPr>
      <w:del w:id="283" w:author="Chokka,Deepthi Tejaswani" w:date="2020-06-20T22:08:00Z">
        <w:r w:rsidRPr="00E0147F" w:rsidDel="0012717E">
          <w:delText xml:space="preserve"> </w:delText>
        </w:r>
        <w:r w:rsidRPr="00E0147F" w:rsidDel="0012717E">
          <w:tab/>
        </w:r>
        <w:r w:rsidRPr="00E0147F" w:rsidDel="0012717E">
          <w:tab/>
        </w:r>
        <w:r w:rsidRPr="00E0147F" w:rsidDel="0012717E">
          <w:tab/>
        </w:r>
        <w:r w:rsidR="00E0147F" w:rsidDel="0012717E">
          <w:tab/>
        </w:r>
        <w:r w:rsidRPr="00E0147F" w:rsidDel="0012717E">
          <w:delText>• User can view and purchase products only after his successful login.</w:delText>
        </w:r>
      </w:del>
    </w:p>
    <w:p w:rsidR="004A47B7" w:rsidRPr="00E0147F" w:rsidDel="0012717E" w:rsidRDefault="004A47B7" w:rsidP="0012717E">
      <w:pPr>
        <w:ind w:left="720"/>
        <w:rPr>
          <w:del w:id="284" w:author="Chokka,Deepthi Tejaswani" w:date="2020-06-20T22:08:00Z"/>
        </w:rPr>
        <w:pPrChange w:id="285" w:author="Chokka,Deepthi Tejaswani" w:date="2020-06-20T22:08:00Z">
          <w:pPr/>
        </w:pPrChange>
      </w:pPr>
      <w:del w:id="286" w:author="Chokka,Deepthi Tejaswani" w:date="2020-06-20T22:08:00Z">
        <w:r w:rsidRPr="00E0147F" w:rsidDel="0012717E">
          <w:tab/>
        </w:r>
        <w:r w:rsidRPr="00E0147F" w:rsidDel="0012717E">
          <w:tab/>
        </w:r>
        <w:r w:rsidRPr="00E0147F" w:rsidDel="0012717E">
          <w:tab/>
        </w:r>
        <w:r w:rsidR="00E0147F" w:rsidDel="0012717E">
          <w:tab/>
        </w:r>
        <w:r w:rsidRPr="00E0147F" w:rsidDel="0012717E">
          <w:delText xml:space="preserve">• An Admin has some extra privilege including all privilege of visitor and user. </w:delText>
        </w:r>
      </w:del>
    </w:p>
    <w:p w:rsidR="004A47B7" w:rsidRDefault="004A47B7" w:rsidP="0012717E">
      <w:pPr>
        <w:ind w:left="720"/>
        <w:pPrChange w:id="287" w:author="Chokka,Deepthi Tejaswani" w:date="2020-06-20T22:08:00Z">
          <w:pPr>
            <w:ind w:left="720"/>
          </w:pPr>
        </w:pPrChange>
      </w:pPr>
      <w:del w:id="288" w:author="Chokka,Deepthi Tejaswani" w:date="2020-06-20T22:08:00Z">
        <w:r w:rsidRPr="00E0147F" w:rsidDel="0012717E">
          <w:delText xml:space="preserve"> Admin can add products, edit product info</w:delText>
        </w:r>
        <w:r w:rsidR="00E0147F" w:rsidDel="0012717E">
          <w:delText xml:space="preserve">rmation and add/remove product. </w:delText>
        </w:r>
        <w:r w:rsidRPr="00E0147F" w:rsidDel="0012717E">
          <w:delText>Admin can ship order to user based on order placed by sending confirmation mail.</w:delText>
        </w:r>
      </w:del>
    </w:p>
    <w:p w:rsidR="00E0147F" w:rsidRPr="00E0147F" w:rsidRDefault="00E0147F" w:rsidP="004A47B7"/>
    <w:p w:rsidR="004A47B7" w:rsidRPr="00E0147F" w:rsidRDefault="004A47B7" w:rsidP="00D5285B">
      <w:pPr>
        <w:pStyle w:val="Heading1"/>
        <w:numPr>
          <w:ilvl w:val="1"/>
          <w:numId w:val="6"/>
        </w:numPr>
        <w:rPr>
          <w:rStyle w:val="Strong"/>
          <w:rFonts w:ascii="Times New Roman" w:hAnsi="Times New Roman"/>
          <w:b/>
        </w:rPr>
      </w:pPr>
      <w:r w:rsidRPr="00E0147F">
        <w:t>Product Functions</w:t>
      </w:r>
    </w:p>
    <w:p w:rsidR="004A47B7" w:rsidRPr="00E0147F" w:rsidRDefault="00E0147F" w:rsidP="0012717E">
      <w:pPr>
        <w:ind w:left="720"/>
        <w:rPr>
          <w:rStyle w:val="Strong"/>
          <w:rFonts w:ascii="Times New Roman" w:hAnsi="Times New Roman"/>
          <w:b w:val="0"/>
        </w:rPr>
        <w:pPrChange w:id="289" w:author="Chokka,Deepthi Tejaswani" w:date="2020-06-20T22:04:00Z">
          <w:pPr>
            <w:ind w:left="360"/>
          </w:pPr>
        </w:pPrChange>
      </w:pPr>
      <w:r>
        <w:rPr>
          <w:rStyle w:val="Strong"/>
          <w:rFonts w:ascii="Times New Roman" w:hAnsi="Times New Roman"/>
          <w:b w:val="0"/>
        </w:rPr>
        <w:tab/>
      </w:r>
      <w:del w:id="290" w:author="Chokka,Deepthi Tejaswani" w:date="2020-06-20T22:04:00Z">
        <w:r w:rsidR="006B4B30" w:rsidDel="0012717E">
          <w:rPr>
            <w:rStyle w:val="Strong"/>
            <w:rFonts w:ascii="Times New Roman" w:hAnsi="Times New Roman"/>
            <w:b w:val="0"/>
          </w:rPr>
          <w:tab/>
        </w:r>
      </w:del>
      <w:r w:rsidR="004A47B7" w:rsidRPr="00E0147F">
        <w:rPr>
          <w:rStyle w:val="Strong"/>
          <w:rFonts w:ascii="Times New Roman" w:hAnsi="Times New Roman"/>
          <w:b w:val="0"/>
        </w:rPr>
        <w:t xml:space="preserve">The android application functions in two different ways based on the person logged in. If admin provider is logged in, their functionalities will be enabled like adding, editing, deleting the products and tracking the orders placed by customers, view order history, view complaints (if any). And if the customer logged in, their functionalities are like finding products and searching for the products by giving some filter options. Then to add them to </w:t>
      </w:r>
      <w:ins w:id="291" w:author="Chokka,Deepthi Tejaswani" w:date="2020-06-20T22:12:00Z">
        <w:r w:rsidR="0012717E">
          <w:rPr>
            <w:rStyle w:val="Strong"/>
            <w:rFonts w:ascii="Times New Roman" w:hAnsi="Times New Roman"/>
            <w:b w:val="0"/>
          </w:rPr>
          <w:t xml:space="preserve">the </w:t>
        </w:r>
      </w:ins>
      <w:r w:rsidR="004A47B7" w:rsidRPr="00E0147F">
        <w:rPr>
          <w:rStyle w:val="Strong"/>
          <w:rFonts w:ascii="Times New Roman" w:hAnsi="Times New Roman"/>
          <w:b w:val="0"/>
        </w:rPr>
        <w:t>cart/wish list and order online.</w:t>
      </w:r>
    </w:p>
    <w:p w:rsidR="004A47B7" w:rsidRPr="00E0147F" w:rsidRDefault="004A47B7" w:rsidP="004A47B7">
      <w:pPr>
        <w:rPr>
          <w:rStyle w:val="Strong"/>
          <w:rFonts w:ascii="Times New Roman" w:hAnsi="Times New Roman"/>
          <w:b w:val="0"/>
        </w:rPr>
      </w:pPr>
    </w:p>
    <w:p w:rsidR="003A40D1" w:rsidRPr="003A40D1" w:rsidRDefault="004A47B7" w:rsidP="00D5285B">
      <w:pPr>
        <w:pStyle w:val="Heading1"/>
        <w:numPr>
          <w:ilvl w:val="1"/>
          <w:numId w:val="6"/>
        </w:numPr>
        <w:rPr>
          <w:rStyle w:val="Strong"/>
          <w:rFonts w:ascii="Times New Roman" w:hAnsi="Times New Roman"/>
          <w:b/>
        </w:rPr>
      </w:pPr>
      <w:r w:rsidRPr="00E0147F">
        <w:rPr>
          <w:rStyle w:val="Strong"/>
          <w:rFonts w:ascii="Times New Roman" w:hAnsi="Times New Roman"/>
          <w:b/>
        </w:rPr>
        <w:t>User Characteristics</w:t>
      </w:r>
    </w:p>
    <w:p w:rsidR="004A47B7" w:rsidRPr="00E0147F" w:rsidRDefault="00E0147F" w:rsidP="003A40D1">
      <w:pPr>
        <w:spacing w:before="240"/>
        <w:rPr>
          <w:rStyle w:val="Strong"/>
          <w:rFonts w:ascii="Times New Roman" w:hAnsi="Times New Roman"/>
          <w:b w:val="0"/>
        </w:rPr>
      </w:pPr>
      <w:r>
        <w:rPr>
          <w:rStyle w:val="Strong"/>
          <w:rFonts w:ascii="Times New Roman" w:hAnsi="Times New Roman"/>
          <w:b w:val="0"/>
        </w:rPr>
        <w:tab/>
      </w:r>
      <w:r>
        <w:rPr>
          <w:rStyle w:val="Strong"/>
          <w:rFonts w:ascii="Times New Roman" w:hAnsi="Times New Roman"/>
          <w:b w:val="0"/>
        </w:rPr>
        <w:tab/>
      </w:r>
      <w:r>
        <w:rPr>
          <w:rStyle w:val="Strong"/>
          <w:rFonts w:ascii="Times New Roman" w:hAnsi="Times New Roman"/>
          <w:b w:val="0"/>
        </w:rPr>
        <w:tab/>
      </w:r>
      <w:r w:rsidR="004A47B7" w:rsidRPr="00E0147F">
        <w:rPr>
          <w:rStyle w:val="Strong"/>
          <w:rFonts w:ascii="Times New Roman" w:hAnsi="Times New Roman"/>
          <w:b w:val="0"/>
        </w:rPr>
        <w:t>Two types of</w:t>
      </w:r>
      <w:r>
        <w:rPr>
          <w:rStyle w:val="Strong"/>
          <w:rFonts w:ascii="Times New Roman" w:hAnsi="Times New Roman"/>
          <w:b w:val="0"/>
        </w:rPr>
        <w:t xml:space="preserve"> users are there for this app:</w:t>
      </w:r>
    </w:p>
    <w:p w:rsidR="004A47B7" w:rsidRPr="00E0147F" w:rsidRDefault="004A47B7" w:rsidP="00E0147F">
      <w:pPr>
        <w:numPr>
          <w:ilvl w:val="0"/>
          <w:numId w:val="8"/>
        </w:numPr>
        <w:rPr>
          <w:rStyle w:val="Strong"/>
          <w:rFonts w:ascii="Times New Roman" w:hAnsi="Times New Roman"/>
          <w:b w:val="0"/>
        </w:rPr>
      </w:pPr>
      <w:r w:rsidRPr="00E0147F">
        <w:rPr>
          <w:rStyle w:val="Strong"/>
          <w:rFonts w:ascii="Times New Roman" w:hAnsi="Times New Roman"/>
          <w:b w:val="0"/>
        </w:rPr>
        <w:t xml:space="preserve">Admin needs to fill license id, email id, name, </w:t>
      </w:r>
      <w:ins w:id="292" w:author="Chokka,Deepthi Tejaswani" w:date="2020-06-20T22:12:00Z">
        <w:r w:rsidR="0012717E">
          <w:rPr>
            <w:rStyle w:val="Strong"/>
            <w:rFonts w:ascii="Times New Roman" w:hAnsi="Times New Roman"/>
            <w:b w:val="0"/>
          </w:rPr>
          <w:t>m</w:t>
        </w:r>
      </w:ins>
      <w:del w:id="293" w:author="Chokka,Deepthi Tejaswani" w:date="2020-06-20T22:12:00Z">
        <w:r w:rsidRPr="00E0147F" w:rsidDel="0012717E">
          <w:rPr>
            <w:rStyle w:val="Strong"/>
            <w:rFonts w:ascii="Times New Roman" w:hAnsi="Times New Roman"/>
            <w:b w:val="0"/>
          </w:rPr>
          <w:delText>M</w:delText>
        </w:r>
      </w:del>
      <w:r w:rsidRPr="00E0147F">
        <w:rPr>
          <w:rStyle w:val="Strong"/>
          <w:rFonts w:ascii="Times New Roman" w:hAnsi="Times New Roman"/>
          <w:b w:val="0"/>
        </w:rPr>
        <w:t>obile number, address and password for signup.</w:t>
      </w:r>
    </w:p>
    <w:p w:rsidR="004A47B7" w:rsidRPr="00E0147F" w:rsidRDefault="004A47B7" w:rsidP="00E0147F">
      <w:pPr>
        <w:numPr>
          <w:ilvl w:val="0"/>
          <w:numId w:val="8"/>
        </w:numPr>
        <w:rPr>
          <w:rStyle w:val="Strong"/>
          <w:rFonts w:ascii="Times New Roman" w:hAnsi="Times New Roman"/>
          <w:b w:val="0"/>
        </w:rPr>
      </w:pPr>
      <w:r w:rsidRPr="00E0147F">
        <w:rPr>
          <w:rStyle w:val="Strong"/>
          <w:rFonts w:ascii="Times New Roman" w:hAnsi="Times New Roman"/>
          <w:b w:val="0"/>
        </w:rPr>
        <w:t xml:space="preserve">Customer:  User needs to fill </w:t>
      </w:r>
      <w:ins w:id="294" w:author="Chokka,Deepthi Tejaswani" w:date="2020-06-20T22:12:00Z">
        <w:r w:rsidR="0012717E">
          <w:rPr>
            <w:rStyle w:val="Strong"/>
            <w:rFonts w:ascii="Times New Roman" w:hAnsi="Times New Roman"/>
            <w:b w:val="0"/>
          </w:rPr>
          <w:t>n</w:t>
        </w:r>
      </w:ins>
      <w:del w:id="295" w:author="Chokka,Deepthi Tejaswani" w:date="2020-06-20T22:12:00Z">
        <w:r w:rsidRPr="00E0147F" w:rsidDel="0012717E">
          <w:rPr>
            <w:rStyle w:val="Strong"/>
            <w:rFonts w:ascii="Times New Roman" w:hAnsi="Times New Roman"/>
            <w:b w:val="0"/>
          </w:rPr>
          <w:delText>N</w:delText>
        </w:r>
      </w:del>
      <w:r w:rsidRPr="00E0147F">
        <w:rPr>
          <w:rStyle w:val="Strong"/>
          <w:rFonts w:ascii="Times New Roman" w:hAnsi="Times New Roman"/>
          <w:b w:val="0"/>
        </w:rPr>
        <w:t xml:space="preserve">ame, </w:t>
      </w:r>
      <w:ins w:id="296" w:author="Chokka,Deepthi Tejaswani" w:date="2020-06-20T22:12:00Z">
        <w:r w:rsidR="0012717E">
          <w:rPr>
            <w:rStyle w:val="Strong"/>
            <w:rFonts w:ascii="Times New Roman" w:hAnsi="Times New Roman"/>
            <w:b w:val="0"/>
          </w:rPr>
          <w:t>e</w:t>
        </w:r>
      </w:ins>
      <w:del w:id="297" w:author="Chokka,Deepthi Tejaswani" w:date="2020-06-20T22:12:00Z">
        <w:r w:rsidRPr="00E0147F" w:rsidDel="0012717E">
          <w:rPr>
            <w:rStyle w:val="Strong"/>
            <w:rFonts w:ascii="Times New Roman" w:hAnsi="Times New Roman"/>
            <w:b w:val="0"/>
          </w:rPr>
          <w:delText>E</w:delText>
        </w:r>
      </w:del>
      <w:r w:rsidRPr="00E0147F">
        <w:rPr>
          <w:rStyle w:val="Strong"/>
          <w:rFonts w:ascii="Times New Roman" w:hAnsi="Times New Roman"/>
          <w:b w:val="0"/>
        </w:rPr>
        <w:t>mail password</w:t>
      </w:r>
      <w:del w:id="298" w:author="Chokka,Deepthi Tejaswani" w:date="2020-06-20T22:12:00Z">
        <w:r w:rsidRPr="00E0147F" w:rsidDel="0012717E">
          <w:rPr>
            <w:rStyle w:val="Strong"/>
            <w:rFonts w:ascii="Times New Roman" w:hAnsi="Times New Roman"/>
            <w:b w:val="0"/>
          </w:rPr>
          <w:delText>,</w:delText>
        </w:r>
      </w:del>
      <w:r w:rsidRPr="00E0147F">
        <w:rPr>
          <w:rStyle w:val="Strong"/>
          <w:rFonts w:ascii="Times New Roman" w:hAnsi="Times New Roman"/>
          <w:b w:val="0"/>
        </w:rPr>
        <w:t xml:space="preserve"> </w:t>
      </w:r>
      <w:del w:id="299" w:author="Chokka,Deepthi Tejaswani" w:date="2020-06-20T22:12:00Z">
        <w:r w:rsidRPr="00E0147F" w:rsidDel="0012717E">
          <w:rPr>
            <w:rStyle w:val="Strong"/>
            <w:rFonts w:ascii="Times New Roman" w:hAnsi="Times New Roman"/>
            <w:b w:val="0"/>
          </w:rPr>
          <w:delText>phone</w:delText>
        </w:r>
      </w:del>
      <w:ins w:id="300" w:author="Chokka,Deepthi Tejaswani" w:date="2020-06-20T22:12:00Z">
        <w:r w:rsidR="0012717E" w:rsidRPr="00E0147F">
          <w:rPr>
            <w:rStyle w:val="Strong"/>
            <w:rFonts w:ascii="Times New Roman" w:hAnsi="Times New Roman"/>
            <w:b w:val="0"/>
          </w:rPr>
          <w:t>and phone</w:t>
        </w:r>
      </w:ins>
      <w:r w:rsidRPr="00E0147F">
        <w:rPr>
          <w:rStyle w:val="Strong"/>
          <w:rFonts w:ascii="Times New Roman" w:hAnsi="Times New Roman"/>
          <w:b w:val="0"/>
        </w:rPr>
        <w:t xml:space="preserve">. </w:t>
      </w:r>
    </w:p>
    <w:p w:rsidR="004A47B7" w:rsidRPr="00E0147F" w:rsidRDefault="004A47B7" w:rsidP="004A47B7">
      <w:pPr>
        <w:rPr>
          <w:rStyle w:val="Strong"/>
          <w:rFonts w:ascii="Times New Roman" w:hAnsi="Times New Roman"/>
          <w:b w:val="0"/>
        </w:rPr>
      </w:pPr>
    </w:p>
    <w:p w:rsidR="003A40D1" w:rsidRPr="003A40D1" w:rsidRDefault="00E0147F" w:rsidP="00D5285B">
      <w:pPr>
        <w:pStyle w:val="Heading1"/>
        <w:numPr>
          <w:ilvl w:val="1"/>
          <w:numId w:val="6"/>
        </w:numPr>
        <w:rPr>
          <w:rStyle w:val="Strong"/>
          <w:rFonts w:ascii="Times New Roman" w:hAnsi="Times New Roman"/>
          <w:b/>
        </w:rPr>
      </w:pPr>
      <w:r>
        <w:rPr>
          <w:rStyle w:val="Strong"/>
          <w:rFonts w:ascii="Times New Roman" w:hAnsi="Times New Roman"/>
          <w:b/>
        </w:rPr>
        <w:t>General Constraint</w:t>
      </w:r>
    </w:p>
    <w:p w:rsidR="004A47B7" w:rsidRPr="00E0147F" w:rsidRDefault="00E0147F" w:rsidP="003A40D1">
      <w:pPr>
        <w:spacing w:before="240"/>
        <w:rPr>
          <w:rStyle w:val="Strong"/>
          <w:rFonts w:ascii="Times New Roman" w:hAnsi="Times New Roman"/>
          <w:b w:val="0"/>
        </w:rPr>
      </w:pPr>
      <w:r>
        <w:rPr>
          <w:rStyle w:val="Strong"/>
          <w:rFonts w:ascii="Times New Roman" w:hAnsi="Times New Roman"/>
          <w:b w:val="0"/>
        </w:rPr>
        <w:tab/>
      </w:r>
      <w:r>
        <w:rPr>
          <w:rStyle w:val="Strong"/>
          <w:rFonts w:ascii="Times New Roman" w:hAnsi="Times New Roman"/>
          <w:b w:val="0"/>
        </w:rPr>
        <w:tab/>
      </w:r>
      <w:r>
        <w:rPr>
          <w:rStyle w:val="Strong"/>
          <w:rFonts w:ascii="Times New Roman" w:hAnsi="Times New Roman"/>
          <w:b w:val="0"/>
        </w:rPr>
        <w:tab/>
      </w:r>
      <w:r w:rsidR="004A47B7" w:rsidRPr="00E0147F">
        <w:rPr>
          <w:rStyle w:val="Strong"/>
          <w:rFonts w:ascii="Times New Roman" w:hAnsi="Times New Roman"/>
          <w:b w:val="0"/>
        </w:rPr>
        <w:t>The following constraints ar</w:t>
      </w:r>
      <w:r>
        <w:rPr>
          <w:rStyle w:val="Strong"/>
          <w:rFonts w:ascii="Times New Roman" w:hAnsi="Times New Roman"/>
          <w:b w:val="0"/>
        </w:rPr>
        <w:t>e required for this application:</w:t>
      </w:r>
    </w:p>
    <w:p w:rsidR="004A47B7" w:rsidRPr="00E0147F" w:rsidRDefault="004A47B7" w:rsidP="00E0147F">
      <w:pPr>
        <w:pStyle w:val="ListParagraph"/>
        <w:numPr>
          <w:ilvl w:val="0"/>
          <w:numId w:val="20"/>
        </w:numPr>
        <w:rPr>
          <w:rStyle w:val="Strong"/>
          <w:rFonts w:ascii="Times New Roman" w:hAnsi="Times New Roman"/>
          <w:b w:val="0"/>
        </w:rPr>
      </w:pPr>
      <w:r w:rsidRPr="00E0147F">
        <w:rPr>
          <w:rStyle w:val="Strong"/>
          <w:rFonts w:ascii="Times New Roman" w:hAnsi="Times New Roman"/>
          <w:b w:val="0"/>
        </w:rPr>
        <w:t>User should have android mobile phone to access the app.</w:t>
      </w:r>
    </w:p>
    <w:p w:rsidR="004A47B7" w:rsidRPr="00E0147F" w:rsidRDefault="004A47B7" w:rsidP="00E0147F">
      <w:pPr>
        <w:pStyle w:val="ListParagraph"/>
        <w:numPr>
          <w:ilvl w:val="0"/>
          <w:numId w:val="20"/>
        </w:numPr>
        <w:rPr>
          <w:rStyle w:val="Strong"/>
          <w:rFonts w:ascii="Times New Roman" w:hAnsi="Times New Roman"/>
          <w:b w:val="0"/>
        </w:rPr>
      </w:pPr>
      <w:r w:rsidRPr="00E0147F">
        <w:rPr>
          <w:rStyle w:val="Strong"/>
          <w:rFonts w:ascii="Times New Roman" w:hAnsi="Times New Roman"/>
          <w:b w:val="0"/>
        </w:rPr>
        <w:t>Internet is required.</w:t>
      </w:r>
    </w:p>
    <w:p w:rsidR="004A47B7" w:rsidRPr="00E0147F" w:rsidRDefault="004A47B7" w:rsidP="00E0147F">
      <w:pPr>
        <w:pStyle w:val="ListParagraph"/>
        <w:numPr>
          <w:ilvl w:val="0"/>
          <w:numId w:val="20"/>
        </w:numPr>
        <w:rPr>
          <w:rStyle w:val="Strong"/>
          <w:rFonts w:ascii="Times New Roman" w:hAnsi="Times New Roman"/>
          <w:b w:val="0"/>
        </w:rPr>
      </w:pPr>
      <w:r w:rsidRPr="00E0147F">
        <w:rPr>
          <w:rStyle w:val="Strong"/>
          <w:rFonts w:ascii="Times New Roman" w:hAnsi="Times New Roman"/>
          <w:b w:val="0"/>
        </w:rPr>
        <w:t>Should have a mail id to login to the app.</w:t>
      </w:r>
    </w:p>
    <w:p w:rsidR="004A47B7" w:rsidRPr="00E0147F" w:rsidRDefault="004A47B7" w:rsidP="004A47B7">
      <w:pPr>
        <w:rPr>
          <w:rStyle w:val="Strong"/>
          <w:rFonts w:ascii="Times New Roman" w:hAnsi="Times New Roman"/>
          <w:b w:val="0"/>
        </w:rPr>
      </w:pPr>
    </w:p>
    <w:p w:rsidR="004A47B7" w:rsidRPr="00E0147F" w:rsidRDefault="004A47B7" w:rsidP="004A47B7">
      <w:pPr>
        <w:rPr>
          <w:rStyle w:val="Strong"/>
          <w:rFonts w:ascii="Times New Roman" w:hAnsi="Times New Roman"/>
          <w:b w:val="0"/>
        </w:rPr>
      </w:pPr>
    </w:p>
    <w:p w:rsidR="004A47B7" w:rsidRDefault="004A47B7" w:rsidP="00D5285B">
      <w:pPr>
        <w:pStyle w:val="Heading1"/>
        <w:numPr>
          <w:ilvl w:val="1"/>
          <w:numId w:val="6"/>
        </w:numPr>
        <w:rPr>
          <w:rStyle w:val="Strong"/>
          <w:rFonts w:ascii="Times New Roman" w:hAnsi="Times New Roman"/>
          <w:b/>
        </w:rPr>
      </w:pPr>
      <w:r w:rsidRPr="00E0147F">
        <w:rPr>
          <w:rStyle w:val="Strong"/>
          <w:rFonts w:ascii="Times New Roman" w:hAnsi="Times New Roman"/>
          <w:b/>
        </w:rPr>
        <w:lastRenderedPageBreak/>
        <w:t>Assumptions and Dependencies</w:t>
      </w:r>
      <w:r w:rsidR="006B4B30">
        <w:rPr>
          <w:rStyle w:val="Strong"/>
          <w:rFonts w:ascii="Times New Roman" w:hAnsi="Times New Roman"/>
          <w:b/>
        </w:rPr>
        <w:t>:</w:t>
      </w:r>
    </w:p>
    <w:p w:rsidR="00D5285B" w:rsidDel="0012717E" w:rsidRDefault="006B4B30" w:rsidP="0012717E">
      <w:pPr>
        <w:pStyle w:val="Title"/>
        <w:spacing w:before="240"/>
        <w:jc w:val="left"/>
        <w:rPr>
          <w:del w:id="301" w:author="Chokka,Deepthi Tejaswani" w:date="2020-06-20T22:05:00Z"/>
          <w:rStyle w:val="Strong"/>
          <w:rFonts w:ascii="Times New Roman" w:hAnsi="Times New Roman"/>
          <w:b/>
          <w:sz w:val="24"/>
          <w:szCs w:val="24"/>
        </w:rPr>
        <w:pPrChange w:id="302" w:author="Chokka,Deepthi Tejaswani" w:date="2020-06-20T22:05:00Z">
          <w:pPr>
            <w:pStyle w:val="Title"/>
            <w:spacing w:before="240"/>
            <w:ind w:left="270"/>
            <w:jc w:val="left"/>
          </w:pPr>
        </w:pPrChange>
      </w:pPr>
      <w:del w:id="303" w:author="Chokka,Deepthi Tejaswani" w:date="2020-06-20T22:05:00Z">
        <w:r w:rsidDel="0012717E">
          <w:rPr>
            <w:rStyle w:val="Strong"/>
            <w:rFonts w:ascii="Times New Roman" w:hAnsi="Times New Roman"/>
            <w:b/>
            <w:sz w:val="24"/>
            <w:szCs w:val="24"/>
          </w:rPr>
          <w:tab/>
        </w:r>
      </w:del>
      <w:r>
        <w:rPr>
          <w:rStyle w:val="Strong"/>
          <w:rFonts w:ascii="Times New Roman" w:hAnsi="Times New Roman"/>
          <w:b/>
          <w:sz w:val="24"/>
          <w:szCs w:val="24"/>
        </w:rPr>
        <w:tab/>
      </w:r>
      <w:ins w:id="304" w:author="Chokka,Deepthi Tejaswani" w:date="2020-06-20T22:05:00Z">
        <w:r w:rsidR="0012717E">
          <w:rPr>
            <w:rStyle w:val="Strong"/>
            <w:rFonts w:ascii="Times New Roman" w:hAnsi="Times New Roman"/>
            <w:b/>
            <w:sz w:val="24"/>
            <w:szCs w:val="24"/>
          </w:rPr>
          <w:t xml:space="preserve">   </w:t>
        </w:r>
        <w:r w:rsidR="0012717E">
          <w:rPr>
            <w:rStyle w:val="Strong"/>
            <w:rFonts w:ascii="Times New Roman" w:hAnsi="Times New Roman"/>
            <w:b/>
            <w:sz w:val="24"/>
            <w:szCs w:val="24"/>
          </w:rPr>
          <w:tab/>
        </w:r>
      </w:ins>
    </w:p>
    <w:p w:rsidR="006B4B30" w:rsidRPr="006B4B30" w:rsidRDefault="006B4B30" w:rsidP="0012717E">
      <w:pPr>
        <w:pStyle w:val="Title"/>
        <w:spacing w:before="240"/>
        <w:jc w:val="left"/>
        <w:rPr>
          <w:rStyle w:val="Strong"/>
          <w:rFonts w:ascii="Times New Roman" w:hAnsi="Times New Roman"/>
          <w:b/>
          <w:sz w:val="24"/>
          <w:szCs w:val="24"/>
        </w:rPr>
        <w:pPrChange w:id="305" w:author="Chokka,Deepthi Tejaswani" w:date="2020-06-20T22:05:00Z">
          <w:pPr>
            <w:pStyle w:val="Title"/>
            <w:spacing w:before="240"/>
            <w:ind w:left="270"/>
            <w:jc w:val="left"/>
          </w:pPr>
        </w:pPrChange>
      </w:pPr>
      <w:r w:rsidRPr="006B4B30">
        <w:rPr>
          <w:rStyle w:val="Strong"/>
          <w:rFonts w:ascii="Times New Roman" w:hAnsi="Times New Roman"/>
          <w:b/>
          <w:sz w:val="24"/>
          <w:szCs w:val="24"/>
        </w:rPr>
        <w:t>Assumptions:</w:t>
      </w:r>
    </w:p>
    <w:p w:rsidR="004A47B7" w:rsidRPr="00E0147F" w:rsidRDefault="002C07DA" w:rsidP="00E0147F">
      <w:pPr>
        <w:pStyle w:val="ListParagraph"/>
        <w:numPr>
          <w:ilvl w:val="0"/>
          <w:numId w:val="19"/>
        </w:numPr>
        <w:rPr>
          <w:rStyle w:val="Strong"/>
          <w:rFonts w:ascii="Times New Roman" w:hAnsi="Times New Roman"/>
          <w:b w:val="0"/>
        </w:rPr>
      </w:pPr>
      <w:r>
        <w:rPr>
          <w:rStyle w:val="Strong"/>
          <w:rFonts w:ascii="Times New Roman" w:hAnsi="Times New Roman"/>
          <w:b w:val="0"/>
        </w:rPr>
        <w:t>U</w:t>
      </w:r>
      <w:r w:rsidR="004A47B7" w:rsidRPr="00E0147F">
        <w:rPr>
          <w:rStyle w:val="Strong"/>
          <w:rFonts w:ascii="Times New Roman" w:hAnsi="Times New Roman"/>
          <w:b w:val="0"/>
        </w:rPr>
        <w:t>sers can easily identify the product by product brand which is mentioned in the description.</w:t>
      </w:r>
    </w:p>
    <w:p w:rsidR="004A47B7" w:rsidRPr="00E0147F" w:rsidRDefault="002C07DA" w:rsidP="0012717E">
      <w:pPr>
        <w:pStyle w:val="ListParagraph"/>
        <w:numPr>
          <w:ilvl w:val="0"/>
          <w:numId w:val="19"/>
        </w:numPr>
        <w:rPr>
          <w:rStyle w:val="Strong"/>
          <w:rFonts w:ascii="Times New Roman" w:hAnsi="Times New Roman"/>
          <w:b w:val="0"/>
        </w:rPr>
        <w:pPrChange w:id="306" w:author="Chokka,Deepthi Tejaswani" w:date="2020-06-20T22:05:00Z">
          <w:pPr>
            <w:pStyle w:val="ListParagraph"/>
            <w:numPr>
              <w:numId w:val="19"/>
            </w:numPr>
            <w:ind w:left="1800" w:hanging="360"/>
          </w:pPr>
        </w:pPrChange>
      </w:pPr>
      <w:r>
        <w:rPr>
          <w:rStyle w:val="Strong"/>
          <w:rFonts w:ascii="Times New Roman" w:hAnsi="Times New Roman"/>
          <w:b w:val="0"/>
        </w:rPr>
        <w:t>Users</w:t>
      </w:r>
      <w:r w:rsidR="004A47B7" w:rsidRPr="00E0147F">
        <w:rPr>
          <w:rStyle w:val="Strong"/>
          <w:rFonts w:ascii="Times New Roman" w:hAnsi="Times New Roman"/>
          <w:b w:val="0"/>
        </w:rPr>
        <w:t xml:space="preserve"> can accept online orders and payments.</w:t>
      </w:r>
    </w:p>
    <w:p w:rsidR="004A47B7" w:rsidRPr="00E0147F" w:rsidRDefault="002C07DA" w:rsidP="00E0147F">
      <w:pPr>
        <w:pStyle w:val="ListParagraph"/>
        <w:numPr>
          <w:ilvl w:val="0"/>
          <w:numId w:val="19"/>
        </w:numPr>
        <w:rPr>
          <w:rStyle w:val="Strong"/>
          <w:rFonts w:ascii="Times New Roman" w:hAnsi="Times New Roman"/>
          <w:b w:val="0"/>
        </w:rPr>
      </w:pPr>
      <w:r>
        <w:rPr>
          <w:rStyle w:val="Strong"/>
          <w:rFonts w:ascii="Times New Roman" w:hAnsi="Times New Roman"/>
          <w:b w:val="0"/>
        </w:rPr>
        <w:t>U</w:t>
      </w:r>
      <w:r w:rsidR="004A47B7" w:rsidRPr="00E0147F">
        <w:rPr>
          <w:rStyle w:val="Strong"/>
          <w:rFonts w:ascii="Times New Roman" w:hAnsi="Times New Roman"/>
          <w:b w:val="0"/>
        </w:rPr>
        <w:t>sers can purchase the product easily by searching.</w:t>
      </w:r>
    </w:p>
    <w:p w:rsidR="004A47B7" w:rsidRPr="00E0147F" w:rsidRDefault="002C07DA" w:rsidP="00E0147F">
      <w:pPr>
        <w:pStyle w:val="ListParagraph"/>
        <w:numPr>
          <w:ilvl w:val="0"/>
          <w:numId w:val="19"/>
        </w:numPr>
        <w:rPr>
          <w:rStyle w:val="Strong"/>
          <w:rFonts w:ascii="Times New Roman" w:hAnsi="Times New Roman"/>
          <w:b w:val="0"/>
        </w:rPr>
      </w:pPr>
      <w:r>
        <w:rPr>
          <w:rStyle w:val="Strong"/>
          <w:rFonts w:ascii="Times New Roman" w:hAnsi="Times New Roman"/>
          <w:b w:val="0"/>
        </w:rPr>
        <w:t>U</w:t>
      </w:r>
      <w:r w:rsidR="004A47B7" w:rsidRPr="00E0147F">
        <w:rPr>
          <w:rStyle w:val="Strong"/>
          <w:rFonts w:ascii="Times New Roman" w:hAnsi="Times New Roman"/>
          <w:b w:val="0"/>
        </w:rPr>
        <w:t>sers can do online payments.</w:t>
      </w:r>
    </w:p>
    <w:p w:rsidR="004A47B7" w:rsidRPr="00E0147F" w:rsidRDefault="002C07DA" w:rsidP="00E0147F">
      <w:pPr>
        <w:pStyle w:val="ListParagraph"/>
        <w:numPr>
          <w:ilvl w:val="0"/>
          <w:numId w:val="19"/>
        </w:numPr>
        <w:rPr>
          <w:rStyle w:val="Strong"/>
          <w:rFonts w:ascii="Times New Roman" w:hAnsi="Times New Roman"/>
          <w:b w:val="0"/>
        </w:rPr>
      </w:pPr>
      <w:r>
        <w:rPr>
          <w:rStyle w:val="Strong"/>
          <w:rFonts w:ascii="Times New Roman" w:hAnsi="Times New Roman"/>
          <w:b w:val="0"/>
        </w:rPr>
        <w:t>Us</w:t>
      </w:r>
      <w:r w:rsidR="004A47B7" w:rsidRPr="00E0147F">
        <w:rPr>
          <w:rStyle w:val="Strong"/>
          <w:rFonts w:ascii="Times New Roman" w:hAnsi="Times New Roman"/>
          <w:b w:val="0"/>
        </w:rPr>
        <w:t>ers can check the status of the order.</w:t>
      </w:r>
    </w:p>
    <w:p w:rsidR="004A47B7" w:rsidRPr="00E0147F" w:rsidRDefault="004A47B7" w:rsidP="004A47B7">
      <w:pPr>
        <w:rPr>
          <w:rStyle w:val="Strong"/>
          <w:rFonts w:ascii="Times New Roman" w:hAnsi="Times New Roman"/>
          <w:b w:val="0"/>
        </w:rPr>
      </w:pPr>
    </w:p>
    <w:p w:rsidR="004A47B7" w:rsidRPr="00E0147F" w:rsidRDefault="006B4B30" w:rsidP="004A47B7">
      <w:pPr>
        <w:rPr>
          <w:rStyle w:val="Strong"/>
          <w:rFonts w:ascii="Times New Roman" w:hAnsi="Times New Roman"/>
          <w:color w:val="0D0D0D"/>
        </w:rPr>
      </w:pPr>
      <w:r>
        <w:rPr>
          <w:rStyle w:val="Strong"/>
          <w:rFonts w:ascii="Times New Roman" w:hAnsi="Times New Roman"/>
          <w:color w:val="0D0D0D"/>
        </w:rPr>
        <w:tab/>
      </w:r>
      <w:ins w:id="307" w:author="Chokka,Deepthi Tejaswani" w:date="2020-06-20T22:05:00Z">
        <w:r w:rsidR="0012717E">
          <w:rPr>
            <w:rStyle w:val="Strong"/>
            <w:rFonts w:ascii="Times New Roman" w:hAnsi="Times New Roman"/>
            <w:color w:val="0D0D0D"/>
          </w:rPr>
          <w:tab/>
        </w:r>
      </w:ins>
      <w:r>
        <w:rPr>
          <w:rStyle w:val="Strong"/>
          <w:rFonts w:ascii="Times New Roman" w:hAnsi="Times New Roman"/>
          <w:color w:val="0D0D0D"/>
        </w:rPr>
        <w:tab/>
      </w:r>
      <w:r w:rsidR="004A47B7" w:rsidRPr="00E0147F">
        <w:rPr>
          <w:rStyle w:val="Strong"/>
          <w:rFonts w:ascii="Times New Roman" w:hAnsi="Times New Roman"/>
          <w:color w:val="0D0D0D"/>
        </w:rPr>
        <w:t>Dependencies:</w:t>
      </w:r>
    </w:p>
    <w:p w:rsidR="004A47B7" w:rsidRPr="00E0147F" w:rsidRDefault="002C07DA" w:rsidP="00E0147F">
      <w:pPr>
        <w:pStyle w:val="ListParagraph"/>
        <w:numPr>
          <w:ilvl w:val="0"/>
          <w:numId w:val="18"/>
        </w:numPr>
        <w:rPr>
          <w:rStyle w:val="Strong"/>
          <w:rFonts w:ascii="Times New Roman" w:hAnsi="Times New Roman"/>
          <w:b w:val="0"/>
        </w:rPr>
      </w:pPr>
      <w:r>
        <w:rPr>
          <w:rStyle w:val="Strong"/>
          <w:rFonts w:ascii="Times New Roman" w:hAnsi="Times New Roman"/>
          <w:b w:val="0"/>
        </w:rPr>
        <w:t>Customers</w:t>
      </w:r>
      <w:r w:rsidR="004A47B7" w:rsidRPr="00E0147F">
        <w:rPr>
          <w:rStyle w:val="Strong"/>
          <w:rFonts w:ascii="Times New Roman" w:hAnsi="Times New Roman"/>
          <w:b w:val="0"/>
        </w:rPr>
        <w:t xml:space="preserve"> need to purchase different products from different vendors</w:t>
      </w:r>
    </w:p>
    <w:p w:rsidR="004A47B7" w:rsidRPr="00E0147F" w:rsidRDefault="004A47B7" w:rsidP="004A47B7">
      <w:pPr>
        <w:pStyle w:val="Title"/>
        <w:rPr>
          <w:rStyle w:val="Strong"/>
          <w:rFonts w:ascii="Times New Roman" w:hAnsi="Times New Roman"/>
        </w:rPr>
      </w:pPr>
    </w:p>
    <w:p w:rsidR="004A47B7" w:rsidRPr="00E0147F" w:rsidRDefault="004A47B7" w:rsidP="004A47B7">
      <w:pPr>
        <w:pStyle w:val="Title"/>
        <w:rPr>
          <w:rStyle w:val="Strong"/>
          <w:rFonts w:ascii="Times New Roman" w:hAnsi="Times New Roman"/>
        </w:rPr>
      </w:pPr>
    </w:p>
    <w:p w:rsidR="004A47B7" w:rsidRPr="00E0147F" w:rsidRDefault="004A47B7" w:rsidP="005C16EE">
      <w:pPr>
        <w:pStyle w:val="Title"/>
        <w:rPr>
          <w:rStyle w:val="Strong"/>
          <w:rFonts w:ascii="Times New Roman" w:hAnsi="Times New Roman"/>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EE6209">
      <w:pPr>
        <w:pStyle w:val="Title"/>
        <w:jc w:val="left"/>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ins w:id="308" w:author="Chokka,Deepthi Tejaswani" w:date="2020-06-20T22:06:00Z"/>
          <w:rStyle w:val="Strong"/>
          <w:rFonts w:ascii="Times New Roman" w:hAnsi="Times New Roman"/>
          <w:b/>
        </w:rPr>
      </w:pPr>
    </w:p>
    <w:p w:rsidR="0012717E" w:rsidRDefault="0012717E" w:rsidP="00070915">
      <w:pPr>
        <w:pStyle w:val="Title"/>
        <w:rPr>
          <w:rStyle w:val="Strong"/>
          <w:rFonts w:ascii="Times New Roman" w:hAnsi="Times New Roman"/>
          <w:b/>
        </w:rPr>
      </w:pPr>
    </w:p>
    <w:p w:rsidR="00070915" w:rsidRPr="00EE6209" w:rsidRDefault="00070915" w:rsidP="00D46641">
      <w:pPr>
        <w:pStyle w:val="Title"/>
        <w:numPr>
          <w:ilvl w:val="0"/>
          <w:numId w:val="6"/>
        </w:numPr>
        <w:rPr>
          <w:rStyle w:val="Strong"/>
          <w:rFonts w:ascii="Times New Roman" w:hAnsi="Times New Roman"/>
          <w:b/>
        </w:rPr>
      </w:pPr>
      <w:r w:rsidRPr="00EE6209">
        <w:rPr>
          <w:rStyle w:val="Strong"/>
          <w:rFonts w:ascii="Times New Roman" w:hAnsi="Times New Roman"/>
          <w:b/>
        </w:rPr>
        <w:lastRenderedPageBreak/>
        <w:t>Specific Requirements</w:t>
      </w:r>
    </w:p>
    <w:p w:rsidR="00D46641" w:rsidRPr="00EE6209" w:rsidRDefault="00D46641" w:rsidP="00D46641">
      <w:pPr>
        <w:pStyle w:val="Title"/>
        <w:ind w:left="480"/>
        <w:jc w:val="left"/>
        <w:rPr>
          <w:rStyle w:val="Strong"/>
          <w:rFonts w:ascii="Times New Roman" w:hAnsi="Times New Roman"/>
          <w:b/>
        </w:rPr>
      </w:pPr>
    </w:p>
    <w:p w:rsidR="00D46641" w:rsidDel="00A168F0" w:rsidRDefault="00D46641" w:rsidP="00A168F0">
      <w:pPr>
        <w:pStyle w:val="ListParagraph"/>
        <w:numPr>
          <w:ilvl w:val="1"/>
          <w:numId w:val="6"/>
        </w:numPr>
        <w:spacing w:after="160" w:line="259" w:lineRule="auto"/>
        <w:rPr>
          <w:del w:id="309" w:author="Chokka,Deepthi Tejaswani" w:date="2020-06-22T16:58:00Z"/>
          <w:rStyle w:val="Heading1Char"/>
          <w:rFonts w:ascii="Times New Roman" w:hAnsi="Times New Roman"/>
        </w:rPr>
        <w:pPrChange w:id="310" w:author="Chokka,Deepthi Tejaswani" w:date="2020-06-22T16:58:00Z">
          <w:pPr>
            <w:pStyle w:val="ListParagraph"/>
            <w:spacing w:after="160" w:line="259" w:lineRule="auto"/>
            <w:ind w:left="0"/>
          </w:pPr>
        </w:pPrChange>
      </w:pPr>
      <w:r w:rsidRPr="00EE6209">
        <w:rPr>
          <w:rStyle w:val="Heading1Char"/>
          <w:rFonts w:ascii="Times New Roman" w:hAnsi="Times New Roman"/>
        </w:rPr>
        <w:t>External Interface Requirements</w:t>
      </w:r>
    </w:p>
    <w:p w:rsidR="00A168F0" w:rsidRDefault="00A168F0" w:rsidP="00174E40">
      <w:pPr>
        <w:pStyle w:val="ListParagraph"/>
        <w:numPr>
          <w:ilvl w:val="1"/>
          <w:numId w:val="6"/>
        </w:numPr>
        <w:spacing w:after="160" w:line="259" w:lineRule="auto"/>
        <w:rPr>
          <w:ins w:id="311" w:author="Chokka,Deepthi Tejaswani" w:date="2020-06-22T16:58:00Z"/>
          <w:rStyle w:val="Heading1Char"/>
          <w:rFonts w:ascii="Times New Roman" w:hAnsi="Times New Roman"/>
        </w:rPr>
      </w:pPr>
    </w:p>
    <w:p w:rsidR="00894054" w:rsidRPr="00A168F0" w:rsidRDefault="00A168F0" w:rsidP="00A168F0">
      <w:pPr>
        <w:spacing w:after="160" w:line="259" w:lineRule="auto"/>
        <w:ind w:left="1440"/>
        <w:rPr>
          <w:rStyle w:val="Heading1Char"/>
          <w:rFonts w:ascii="Times New Roman" w:hAnsi="Times New Roman"/>
          <w:b w:val="0"/>
          <w:sz w:val="24"/>
          <w:szCs w:val="24"/>
          <w:rPrChange w:id="312" w:author="Chokka,Deepthi Tejaswani" w:date="2020-06-22T16:59:00Z">
            <w:rPr>
              <w:rStyle w:val="Heading1Char"/>
              <w:rFonts w:ascii="Times New Roman" w:hAnsi="Times New Roman"/>
              <w:b w:val="0"/>
            </w:rPr>
          </w:rPrChange>
        </w:rPr>
        <w:pPrChange w:id="313" w:author="Chokka,Deepthi Tejaswani" w:date="2020-06-22T16:59:00Z">
          <w:pPr>
            <w:pStyle w:val="ListParagraph"/>
            <w:spacing w:after="160" w:line="259" w:lineRule="auto"/>
            <w:ind w:left="0"/>
          </w:pPr>
        </w:pPrChange>
      </w:pPr>
      <w:ins w:id="314" w:author="Chokka,Deepthi Tejaswani" w:date="2020-06-22T16:59:00Z">
        <w:r>
          <w:rPr>
            <w:rStyle w:val="Heading1Char"/>
            <w:rFonts w:ascii="Times New Roman" w:hAnsi="Times New Roman"/>
            <w:b w:val="0"/>
            <w:sz w:val="24"/>
            <w:szCs w:val="24"/>
          </w:rPr>
          <w:tab/>
        </w:r>
      </w:ins>
      <w:r w:rsidR="00894054" w:rsidRPr="00A168F0">
        <w:rPr>
          <w:rStyle w:val="Heading1Char"/>
          <w:rFonts w:ascii="Times New Roman" w:hAnsi="Times New Roman"/>
          <w:b w:val="0"/>
          <w:sz w:val="24"/>
          <w:szCs w:val="24"/>
          <w:rPrChange w:id="315" w:author="Chokka,Deepthi Tejaswani" w:date="2020-06-22T16:59:00Z">
            <w:rPr>
              <w:rStyle w:val="Heading1Char"/>
              <w:rFonts w:ascii="Times New Roman" w:hAnsi="Times New Roman"/>
              <w:b w:val="0"/>
            </w:rPr>
          </w:rPrChange>
        </w:rPr>
        <w:t>E</w:t>
      </w:r>
      <w:ins w:id="316" w:author="Chokka,Deepthi Tejaswani" w:date="2020-06-20T21:39:00Z">
        <w:r w:rsidR="00894054" w:rsidRPr="00A168F0">
          <w:rPr>
            <w:rStyle w:val="Heading1Char"/>
            <w:rFonts w:ascii="Times New Roman" w:hAnsi="Times New Roman"/>
            <w:b w:val="0"/>
            <w:sz w:val="24"/>
            <w:szCs w:val="24"/>
            <w:rPrChange w:id="317" w:author="Chokka,Deepthi Tejaswani" w:date="2020-06-22T16:59:00Z">
              <w:rPr>
                <w:rStyle w:val="Heading1Char"/>
                <w:rFonts w:ascii="Times New Roman" w:hAnsi="Times New Roman"/>
                <w:b w:val="0"/>
              </w:rPr>
            </w:rPrChange>
          </w:rPr>
          <w:t xml:space="preserve">xternal interface requirements specify the way the user shall interact </w:t>
        </w:r>
      </w:ins>
      <w:ins w:id="318" w:author="Chokka,Deepthi Tejaswani" w:date="2020-06-20T21:40:00Z">
        <w:r w:rsidR="00894054" w:rsidRPr="00A168F0">
          <w:rPr>
            <w:rStyle w:val="Heading1Char"/>
            <w:rFonts w:ascii="Times New Roman" w:hAnsi="Times New Roman"/>
            <w:b w:val="0"/>
            <w:sz w:val="24"/>
            <w:szCs w:val="24"/>
            <w:rPrChange w:id="319" w:author="Chokka,Deepthi Tejaswani" w:date="2020-06-22T16:59:00Z">
              <w:rPr>
                <w:rStyle w:val="Heading1Char"/>
                <w:rFonts w:ascii="Times New Roman" w:hAnsi="Times New Roman"/>
                <w:b w:val="0"/>
              </w:rPr>
            </w:rPrChange>
          </w:rPr>
          <w:t xml:space="preserve">with the system as well as define the necessary hardware interface and communication interfaces required </w:t>
        </w:r>
      </w:ins>
      <w:ins w:id="320" w:author="Chokka,Deepthi Tejaswani" w:date="2020-06-20T21:41:00Z">
        <w:r w:rsidR="00894054" w:rsidRPr="00A168F0">
          <w:rPr>
            <w:rStyle w:val="Heading1Char"/>
            <w:rFonts w:ascii="Times New Roman" w:hAnsi="Times New Roman"/>
            <w:b w:val="0"/>
            <w:sz w:val="24"/>
            <w:szCs w:val="24"/>
            <w:rPrChange w:id="321" w:author="Chokka,Deepthi Tejaswani" w:date="2020-06-22T16:59:00Z">
              <w:rPr>
                <w:rStyle w:val="Heading1Char"/>
                <w:rFonts w:ascii="Times New Roman" w:hAnsi="Times New Roman"/>
                <w:b w:val="0"/>
              </w:rPr>
            </w:rPrChange>
          </w:rPr>
          <w:t>by the software to store and retrieve data.</w:t>
        </w:r>
      </w:ins>
    </w:p>
    <w:p w:rsidR="00D46641" w:rsidRDefault="00D46641" w:rsidP="00D46641">
      <w:pPr>
        <w:pStyle w:val="ListParagraph"/>
        <w:numPr>
          <w:ilvl w:val="2"/>
          <w:numId w:val="6"/>
        </w:numPr>
        <w:spacing w:after="160" w:line="259" w:lineRule="auto"/>
        <w:rPr>
          <w:ins w:id="322" w:author="Chokka,Deepthi Tejaswani" w:date="2020-06-21T20:36:00Z"/>
          <w:rStyle w:val="Heading1Char"/>
          <w:rFonts w:ascii="Times New Roman" w:hAnsi="Times New Roman"/>
        </w:rPr>
      </w:pPr>
      <w:r w:rsidRPr="00EE6209">
        <w:rPr>
          <w:rStyle w:val="Heading1Char"/>
          <w:rFonts w:ascii="Times New Roman" w:hAnsi="Times New Roman"/>
        </w:rPr>
        <w:t>User Interfaces</w:t>
      </w:r>
    </w:p>
    <w:p w:rsidR="00524F5C" w:rsidRPr="00EE6209" w:rsidRDefault="00A168F0" w:rsidP="00524F5C">
      <w:pPr>
        <w:pStyle w:val="ListParagraph"/>
        <w:spacing w:after="160" w:line="259" w:lineRule="auto"/>
        <w:ind w:left="1440"/>
        <w:rPr>
          <w:rStyle w:val="Heading1Char"/>
          <w:rFonts w:ascii="Times New Roman" w:hAnsi="Times New Roman"/>
        </w:rPr>
        <w:pPrChange w:id="323" w:author="Chokka,Deepthi Tejaswani" w:date="2020-06-21T20:36:00Z">
          <w:pPr>
            <w:pStyle w:val="ListParagraph"/>
            <w:numPr>
              <w:ilvl w:val="2"/>
              <w:numId w:val="6"/>
            </w:numPr>
            <w:spacing w:after="160" w:line="259" w:lineRule="auto"/>
            <w:ind w:left="1440" w:hanging="720"/>
          </w:pPr>
        </w:pPrChange>
      </w:pPr>
      <w:ins w:id="324" w:author="Chokka,Deepthi Tejaswani" w:date="2020-06-22T16:59:00Z">
        <w:r>
          <w:tab/>
        </w:r>
      </w:ins>
      <w:ins w:id="325" w:author="Chokka,Deepthi Tejaswani" w:date="2020-06-21T20:36:00Z">
        <w:r w:rsidR="00524F5C" w:rsidRPr="00524F5C">
          <w:t xml:space="preserve">We will be </w:t>
        </w:r>
      </w:ins>
      <w:ins w:id="326" w:author="Chokka,Deepthi Tejaswani" w:date="2020-06-21T20:37:00Z">
        <w:r w:rsidR="00524F5C" w:rsidRPr="00524F5C">
          <w:t>utilizing</w:t>
        </w:r>
      </w:ins>
      <w:ins w:id="327" w:author="Chokka,Deepthi Tejaswani" w:date="2020-06-21T20:36:00Z">
        <w:r w:rsidR="00524F5C" w:rsidRPr="00524F5C">
          <w:t xml:space="preserve"> android studio to develop the front-end of the application. Within this application, we will try to portrait all the useful applications which are pretty much useful to ensure that the user gets what they need from our application. Help and live chat are instances of such functionalities which serve as an interface amid the user and the software </w:t>
        </w:r>
      </w:ins>
      <w:ins w:id="328" w:author="Chokka,Deepthi Tejaswani" w:date="2020-06-21T20:37:00Z">
        <w:r w:rsidR="00524F5C" w:rsidRPr="00524F5C">
          <w:t>utilized</w:t>
        </w:r>
      </w:ins>
      <w:ins w:id="329" w:author="Chokka,Deepthi Tejaswani" w:date="2020-06-21T20:36:00Z">
        <w:r w:rsidR="00524F5C" w:rsidRPr="00524F5C">
          <w:t xml:space="preserve"> in our project. These functionalities </w:t>
        </w:r>
      </w:ins>
      <w:ins w:id="330" w:author="Chokka,Deepthi Tejaswani" w:date="2020-06-21T20:37:00Z">
        <w:r w:rsidR="00524F5C" w:rsidRPr="00524F5C">
          <w:t>authorize</w:t>
        </w:r>
      </w:ins>
      <w:ins w:id="331" w:author="Chokka,Deepthi Tejaswani" w:date="2020-06-21T20:36:00Z">
        <w:r w:rsidR="00524F5C" w:rsidRPr="00524F5C">
          <w:t xml:space="preserve"> us to gather suggestions and dilemmas that customers have which further provides ideas to the developers in developing the application someday. We will be </w:t>
        </w:r>
      </w:ins>
      <w:ins w:id="332" w:author="Chokka,Deepthi Tejaswani" w:date="2020-06-21T20:37:00Z">
        <w:r w:rsidR="00524F5C" w:rsidRPr="00524F5C">
          <w:t>utilizing</w:t>
        </w:r>
      </w:ins>
      <w:ins w:id="333" w:author="Chokka,Deepthi Tejaswani" w:date="2020-06-21T20:36:00Z">
        <w:r w:rsidR="00524F5C" w:rsidRPr="00524F5C">
          <w:t xml:space="preserve"> firebase at the backend for collecting all the essential data. </w:t>
        </w:r>
        <w:r w:rsidR="00524F5C" w:rsidRPr="00524F5C">
          <w:rPr>
            <w:b/>
            <w:bCs/>
            <w:color w:val="0E101A"/>
          </w:rPr>
          <w:t> </w:t>
        </w:r>
      </w:ins>
    </w:p>
    <w:p w:rsidR="00060668" w:rsidRPr="00EE6209" w:rsidDel="00F66984" w:rsidRDefault="00060668" w:rsidP="00EE6209">
      <w:pPr>
        <w:ind w:left="1440"/>
        <w:rPr>
          <w:del w:id="334" w:author="Chokka,Deepthi Tejaswani" w:date="2020-06-21T20:36:00Z"/>
          <w:rStyle w:val="Heading1Char"/>
          <w:rFonts w:ascii="Times New Roman" w:hAnsi="Times New Roman"/>
          <w:b w:val="0"/>
          <w:sz w:val="24"/>
          <w:szCs w:val="24"/>
        </w:rPr>
      </w:pPr>
      <w:del w:id="335" w:author="Chokka,Deepthi Tejaswani" w:date="2020-06-21T20:36:00Z">
        <w:r w:rsidRPr="00EE6209" w:rsidDel="00F66984">
          <w:rPr>
            <w:rStyle w:val="Heading1Char"/>
            <w:rFonts w:ascii="Times New Roman" w:hAnsi="Times New Roman"/>
            <w:b w:val="0"/>
            <w:sz w:val="24"/>
            <w:szCs w:val="24"/>
          </w:rPr>
          <w:delText>Front-end:</w:delText>
        </w:r>
      </w:del>
    </w:p>
    <w:p w:rsidR="00060668" w:rsidRPr="00EE6209" w:rsidDel="00F66984" w:rsidRDefault="00060668" w:rsidP="00EE6209">
      <w:pPr>
        <w:ind w:left="1440"/>
        <w:rPr>
          <w:del w:id="336" w:author="Chokka,Deepthi Tejaswani" w:date="2020-06-21T20:36:00Z"/>
          <w:rStyle w:val="Heading1Char"/>
          <w:rFonts w:ascii="Times New Roman" w:hAnsi="Times New Roman"/>
          <w:b w:val="0"/>
          <w:sz w:val="24"/>
          <w:szCs w:val="24"/>
        </w:rPr>
      </w:pPr>
      <w:del w:id="337" w:author="Chokka,Deepthi Tejaswani" w:date="2020-06-21T20:36:00Z">
        <w:r w:rsidRPr="00EE6209" w:rsidDel="00F66984">
          <w:rPr>
            <w:rStyle w:val="Heading1Char"/>
            <w:rFonts w:ascii="Times New Roman" w:hAnsi="Times New Roman"/>
            <w:b w:val="0"/>
            <w:sz w:val="24"/>
            <w:szCs w:val="24"/>
          </w:rPr>
          <w:delText>Back-end:</w:delText>
        </w:r>
      </w:del>
    </w:p>
    <w:p w:rsidR="00D46641" w:rsidRDefault="00D46641" w:rsidP="00D46641">
      <w:pPr>
        <w:pStyle w:val="ListParagraph"/>
        <w:numPr>
          <w:ilvl w:val="2"/>
          <w:numId w:val="6"/>
        </w:numPr>
        <w:spacing w:after="160" w:line="259" w:lineRule="auto"/>
        <w:rPr>
          <w:ins w:id="338" w:author="Chokka,Deepthi Tejaswani" w:date="2020-06-22T22:40:00Z"/>
          <w:rStyle w:val="Heading1Char"/>
          <w:rFonts w:ascii="Times New Roman" w:hAnsi="Times New Roman"/>
        </w:rPr>
      </w:pPr>
      <w:r w:rsidRPr="00EE6209">
        <w:rPr>
          <w:rStyle w:val="Heading1Char"/>
          <w:rFonts w:ascii="Times New Roman" w:hAnsi="Times New Roman"/>
        </w:rPr>
        <w:t>Hardware Interfaces</w:t>
      </w:r>
    </w:p>
    <w:p w:rsidR="00827834" w:rsidRPr="00827834" w:rsidRDefault="00827834" w:rsidP="00827834">
      <w:pPr>
        <w:tabs>
          <w:tab w:val="clear" w:pos="180"/>
          <w:tab w:val="clear" w:pos="360"/>
          <w:tab w:val="clear" w:pos="720"/>
        </w:tabs>
        <w:spacing w:after="160" w:line="259" w:lineRule="auto"/>
        <w:ind w:left="1440" w:firstLine="720"/>
        <w:contextualSpacing/>
        <w:rPr>
          <w:ins w:id="339" w:author="Chokka,Deepthi Tejaswani" w:date="2020-06-22T22:40:00Z"/>
          <w:rPrChange w:id="340" w:author="Chokka,Deepthi Tejaswani" w:date="2020-06-22T22:47:00Z">
            <w:rPr>
              <w:ins w:id="341" w:author="Chokka,Deepthi Tejaswani" w:date="2020-06-22T22:40:00Z"/>
              <w:rFonts w:ascii="Times New Roman" w:hAnsi="Times New Roman"/>
            </w:rPr>
          </w:rPrChange>
        </w:rPr>
        <w:pPrChange w:id="342" w:author="Chokka,Deepthi Tejaswani" w:date="2020-06-22T22:47:00Z">
          <w:pPr/>
        </w:pPrChange>
      </w:pPr>
      <w:ins w:id="343" w:author="Chokka,Deepthi Tejaswani" w:date="2020-06-22T22:41:00Z">
        <w:r w:rsidRPr="00827834">
          <w:rPr>
            <w:rStyle w:val="Heading1Char"/>
            <w:rFonts w:ascii="Times New Roman" w:hAnsi="Times New Roman"/>
            <w:b w:val="0"/>
            <w:sz w:val="24"/>
            <w:szCs w:val="24"/>
            <w:rPrChange w:id="344" w:author="Chokka,Deepthi Tejaswani" w:date="2020-06-22T22:47:00Z">
              <w:rPr>
                <w:rStyle w:val="Heading1Char"/>
                <w:rFonts w:ascii="Times New Roman" w:hAnsi="Times New Roman"/>
                <w:b w:val="0"/>
                <w:sz w:val="24"/>
                <w:szCs w:val="24"/>
              </w:rPr>
            </w:rPrChange>
          </w:rPr>
          <w:t>For this project, we</w:t>
        </w:r>
        <w:r w:rsidRPr="00827834">
          <w:rPr>
            <w:rStyle w:val="Heading1Char"/>
            <w:rFonts w:ascii="Times New Roman" w:hAnsi="Times New Roman"/>
            <w:b w:val="0"/>
            <w:sz w:val="24"/>
            <w:szCs w:val="24"/>
            <w:rPrChange w:id="345" w:author="Chokka,Deepthi Tejaswani" w:date="2020-06-22T22:47:00Z">
              <w:rPr>
                <w:rStyle w:val="Heading1Char"/>
                <w:rFonts w:ascii="Times New Roman" w:hAnsi="Times New Roman"/>
                <w:b w:val="0"/>
                <w:sz w:val="24"/>
                <w:szCs w:val="24"/>
              </w:rPr>
            </w:rPrChange>
          </w:rPr>
          <w:t xml:space="preserve"> require android mobile with</w:t>
        </w:r>
        <w:r w:rsidRPr="00827834">
          <w:rPr>
            <w:rStyle w:val="Heading1Char"/>
            <w:rFonts w:ascii="Times New Roman" w:hAnsi="Times New Roman"/>
            <w:b w:val="0"/>
            <w:sz w:val="24"/>
            <w:szCs w:val="24"/>
            <w:rPrChange w:id="346" w:author="Chokka,Deepthi Tejaswani" w:date="2020-06-22T22:47:00Z">
              <w:rPr>
                <w:rStyle w:val="Heading1Char"/>
                <w:rFonts w:ascii="Times New Roman" w:hAnsi="Times New Roman"/>
                <w:b w:val="0"/>
                <w:sz w:val="24"/>
                <w:szCs w:val="24"/>
              </w:rPr>
            </w:rPrChange>
          </w:rPr>
          <w:t xml:space="preserve"> a minimum API level of </w:t>
        </w:r>
        <w:r w:rsidRPr="00827834">
          <w:rPr>
            <w:rStyle w:val="Heading1Char"/>
            <w:rFonts w:ascii="Times New Roman" w:hAnsi="Times New Roman"/>
            <w:b w:val="0"/>
            <w:sz w:val="24"/>
            <w:szCs w:val="24"/>
            <w:rPrChange w:id="347" w:author="Chokka,Deepthi Tejaswani" w:date="2020-06-22T22:47:00Z">
              <w:rPr>
                <w:rStyle w:val="Heading1Char"/>
                <w:rFonts w:ascii="Times New Roman" w:hAnsi="Times New Roman"/>
                <w:b w:val="0"/>
                <w:sz w:val="24"/>
                <w:szCs w:val="24"/>
              </w:rPr>
            </w:rPrChange>
          </w:rPr>
          <w:t xml:space="preserve">5.0 which </w:t>
        </w:r>
        <w:r w:rsidRPr="00827834">
          <w:rPr>
            <w:rStyle w:val="Heading1Char"/>
            <w:rFonts w:ascii="Times New Roman" w:hAnsi="Times New Roman"/>
            <w:b w:val="0"/>
            <w:sz w:val="24"/>
            <w:szCs w:val="24"/>
            <w:rPrChange w:id="348" w:author="Chokka,Deepthi Tejaswani" w:date="2020-06-22T22:47:00Z">
              <w:rPr>
                <w:rStyle w:val="Heading1Char"/>
                <w:rFonts w:ascii="Times New Roman" w:hAnsi="Times New Roman"/>
                <w:b w:val="0"/>
                <w:sz w:val="24"/>
                <w:szCs w:val="24"/>
              </w:rPr>
            </w:rPrChange>
          </w:rPr>
          <w:t>is commonly known as Lollipop.</w:t>
        </w:r>
      </w:ins>
      <w:ins w:id="349" w:author="Chokka,Deepthi Tejaswani" w:date="2020-06-22T22:42:00Z">
        <w:r w:rsidRPr="00827834">
          <w:rPr>
            <w:rStyle w:val="Heading1Char"/>
            <w:rFonts w:ascii="Times New Roman" w:hAnsi="Times New Roman"/>
            <w:b w:val="0"/>
            <w:sz w:val="24"/>
            <w:szCs w:val="24"/>
            <w:rPrChange w:id="350" w:author="Chokka,Deepthi Tejaswani" w:date="2020-06-22T22:47:00Z">
              <w:rPr>
                <w:rStyle w:val="Heading1Char"/>
                <w:rFonts w:ascii="Times New Roman" w:hAnsi="Times New Roman"/>
                <w:b w:val="0"/>
                <w:sz w:val="24"/>
                <w:szCs w:val="24"/>
              </w:rPr>
            </w:rPrChange>
          </w:rPr>
          <w:t xml:space="preserve"> </w:t>
        </w:r>
      </w:ins>
      <w:ins w:id="351" w:author="Chokka,Deepthi Tejaswani" w:date="2020-06-22T22:46:00Z">
        <w:r w:rsidRPr="00827834">
          <w:rPr>
            <w:rStyle w:val="Heading1Char"/>
            <w:rFonts w:ascii="Times New Roman" w:hAnsi="Times New Roman"/>
            <w:b w:val="0"/>
            <w:sz w:val="24"/>
            <w:szCs w:val="24"/>
            <w:rPrChange w:id="352" w:author="Chokka,Deepthi Tejaswani" w:date="2020-06-22T22:47:00Z">
              <w:rPr>
                <w:rStyle w:val="Heading1Char"/>
                <w:rFonts w:ascii="Times New Roman" w:hAnsi="Times New Roman"/>
                <w:b w:val="0"/>
                <w:sz w:val="24"/>
                <w:szCs w:val="24"/>
              </w:rPr>
            </w:rPrChange>
          </w:rPr>
          <w:t xml:space="preserve">We also require a laptop with   </w:t>
        </w:r>
      </w:ins>
      <w:ins w:id="353" w:author="Chokka,Deepthi Tejaswani" w:date="2020-06-22T22:47:00Z">
        <w:r>
          <w:t>Windows XP, or Windows</w:t>
        </w:r>
        <w:r w:rsidRPr="00210473">
          <w:t xml:space="preserve"> 7, or Windows 8 or Windows 10</w:t>
        </w:r>
        <w:r>
          <w:t xml:space="preserve"> </w:t>
        </w:r>
      </w:ins>
      <w:ins w:id="354" w:author="Chokka,Deepthi Tejaswani" w:date="2020-06-22T22:46:00Z">
        <w:r>
          <w:rPr>
            <w:rStyle w:val="Heading1Char"/>
            <w:rFonts w:ascii="Times New Roman" w:hAnsi="Times New Roman"/>
            <w:b w:val="0"/>
            <w:sz w:val="24"/>
            <w:szCs w:val="24"/>
          </w:rPr>
          <w:t xml:space="preserve">Operating system with </w:t>
        </w:r>
        <w:r w:rsidRPr="002B5759">
          <w:rPr>
            <w:rStyle w:val="Heading1Char"/>
            <w:rFonts w:ascii="Times New Roman" w:hAnsi="Times New Roman"/>
            <w:b w:val="0"/>
            <w:sz w:val="24"/>
            <w:szCs w:val="24"/>
          </w:rPr>
          <w:t>Intel Core i5 processor</w:t>
        </w:r>
      </w:ins>
      <w:ins w:id="355" w:author="Chokka,Deepthi Tejaswani" w:date="2020-06-22T22:48:00Z">
        <w:r>
          <w:rPr>
            <w:rStyle w:val="Heading1Char"/>
            <w:rFonts w:ascii="Times New Roman" w:hAnsi="Times New Roman"/>
            <w:b w:val="0"/>
            <w:sz w:val="24"/>
            <w:szCs w:val="24"/>
          </w:rPr>
          <w:t xml:space="preserve"> and also a stable internet connection for smooth process of program</w:t>
        </w:r>
        <w:r>
          <w:rPr>
            <w:rStyle w:val="Heading1Char"/>
            <w:b w:val="0"/>
            <w:sz w:val="24"/>
          </w:rPr>
          <w:t>.</w:t>
        </w:r>
        <w:r w:rsidRPr="00911935">
          <w:rPr>
            <w:rFonts w:ascii="Times New Roman" w:hAnsi="Times New Roman"/>
          </w:rPr>
          <w:t xml:space="preserve"> The</w:t>
        </w:r>
      </w:ins>
      <w:ins w:id="356" w:author="Chokka,Deepthi Tejaswani" w:date="2020-06-22T22:40:00Z">
        <w:r w:rsidRPr="00911935">
          <w:rPr>
            <w:rFonts w:ascii="Times New Roman" w:hAnsi="Times New Roman"/>
          </w:rPr>
          <w:t xml:space="preserve"> points stated below are the hardware requirements which are important for the project</w:t>
        </w:r>
        <w:r>
          <w:rPr>
            <w:rFonts w:ascii="Times New Roman" w:hAnsi="Times New Roman"/>
          </w:rPr>
          <w:t>.</w:t>
        </w:r>
      </w:ins>
    </w:p>
    <w:p w:rsidR="00827834" w:rsidRPr="00911935" w:rsidRDefault="00827834" w:rsidP="00827834">
      <w:pPr>
        <w:pStyle w:val="ListParagraph"/>
        <w:numPr>
          <w:ilvl w:val="0"/>
          <w:numId w:val="35"/>
        </w:numPr>
        <w:tabs>
          <w:tab w:val="clear" w:pos="180"/>
          <w:tab w:val="clear" w:pos="360"/>
          <w:tab w:val="clear" w:pos="720"/>
        </w:tabs>
        <w:spacing w:after="160" w:line="259" w:lineRule="auto"/>
        <w:contextualSpacing/>
        <w:rPr>
          <w:ins w:id="357" w:author="Chokka,Deepthi Tejaswani" w:date="2020-06-22T22:40:00Z"/>
        </w:rPr>
      </w:pPr>
      <w:ins w:id="358" w:author="Chokka,Deepthi Tejaswani" w:date="2020-06-22T22:40:00Z">
        <w:r>
          <w:t>Windows XP, or Windows</w:t>
        </w:r>
        <w:r w:rsidRPr="00210473">
          <w:t xml:space="preserve"> 7, or Windows 8 or Windows 10</w:t>
        </w:r>
      </w:ins>
    </w:p>
    <w:p w:rsidR="00827834" w:rsidRDefault="00827834" w:rsidP="00827834">
      <w:pPr>
        <w:pStyle w:val="ListParagraph"/>
        <w:numPr>
          <w:ilvl w:val="0"/>
          <w:numId w:val="35"/>
        </w:numPr>
        <w:tabs>
          <w:tab w:val="clear" w:pos="180"/>
          <w:tab w:val="clear" w:pos="360"/>
          <w:tab w:val="clear" w:pos="720"/>
        </w:tabs>
        <w:spacing w:after="160" w:line="259" w:lineRule="auto"/>
        <w:contextualSpacing/>
        <w:rPr>
          <w:ins w:id="359" w:author="Chokka,Deepthi Tejaswani" w:date="2020-06-22T22:40:00Z"/>
        </w:rPr>
      </w:pPr>
      <w:ins w:id="360" w:author="Chokka,Deepthi Tejaswani" w:date="2020-06-22T22:40:00Z">
        <w:r>
          <w:t>Memory of 4 GB RAM or more</w:t>
        </w:r>
      </w:ins>
    </w:p>
    <w:p w:rsidR="00827834" w:rsidRDefault="00827834" w:rsidP="00827834">
      <w:pPr>
        <w:pStyle w:val="ListParagraph"/>
        <w:numPr>
          <w:ilvl w:val="0"/>
          <w:numId w:val="35"/>
        </w:numPr>
        <w:tabs>
          <w:tab w:val="clear" w:pos="180"/>
          <w:tab w:val="clear" w:pos="360"/>
          <w:tab w:val="clear" w:pos="720"/>
        </w:tabs>
        <w:spacing w:after="160" w:line="259" w:lineRule="auto"/>
        <w:contextualSpacing/>
        <w:rPr>
          <w:ins w:id="361" w:author="Chokka,Deepthi Tejaswani" w:date="2020-06-22T22:40:00Z"/>
        </w:rPr>
      </w:pPr>
      <w:ins w:id="362" w:author="Chokka,Deepthi Tejaswani" w:date="2020-06-22T22:40:00Z">
        <w:r>
          <w:t>Monitor resolution of 1024 x 768 or higher</w:t>
        </w:r>
      </w:ins>
    </w:p>
    <w:p w:rsidR="00827834" w:rsidRDefault="00827834" w:rsidP="00827834">
      <w:pPr>
        <w:pStyle w:val="ListParagraph"/>
        <w:numPr>
          <w:ilvl w:val="0"/>
          <w:numId w:val="35"/>
        </w:numPr>
        <w:tabs>
          <w:tab w:val="clear" w:pos="180"/>
          <w:tab w:val="clear" w:pos="360"/>
          <w:tab w:val="clear" w:pos="720"/>
        </w:tabs>
        <w:spacing w:after="160" w:line="259" w:lineRule="auto"/>
        <w:contextualSpacing/>
        <w:rPr>
          <w:ins w:id="363" w:author="Chokka,Deepthi Tejaswani" w:date="2020-06-22T22:40:00Z"/>
        </w:rPr>
      </w:pPr>
      <w:ins w:id="364" w:author="Chokka,Deepthi Tejaswani" w:date="2020-06-22T22:40:00Z">
        <w:r>
          <w:t>Intel Pentium 4 or AMD Athlon 2 GHz (or faster)</w:t>
        </w:r>
      </w:ins>
    </w:p>
    <w:p w:rsidR="00827834" w:rsidRDefault="00827834" w:rsidP="00827834">
      <w:pPr>
        <w:pStyle w:val="ListParagraph"/>
        <w:numPr>
          <w:ilvl w:val="0"/>
          <w:numId w:val="35"/>
        </w:numPr>
        <w:tabs>
          <w:tab w:val="clear" w:pos="180"/>
          <w:tab w:val="clear" w:pos="360"/>
          <w:tab w:val="clear" w:pos="720"/>
        </w:tabs>
        <w:spacing w:after="160" w:line="259" w:lineRule="auto"/>
        <w:contextualSpacing/>
        <w:rPr>
          <w:ins w:id="365" w:author="Chokka,Deepthi Tejaswani" w:date="2020-06-22T22:40:00Z"/>
        </w:rPr>
      </w:pPr>
      <w:ins w:id="366" w:author="Chokka,Deepthi Tejaswani" w:date="2020-06-22T22:40:00Z">
        <w:r>
          <w:t>1 GB (or more) available hard disk space</w:t>
        </w:r>
      </w:ins>
    </w:p>
    <w:p w:rsidR="00827834" w:rsidRPr="00EE6209" w:rsidDel="00827834" w:rsidRDefault="00827834" w:rsidP="00827834">
      <w:pPr>
        <w:pStyle w:val="ListParagraph"/>
        <w:spacing w:after="160" w:line="259" w:lineRule="auto"/>
        <w:ind w:left="1440"/>
        <w:rPr>
          <w:del w:id="367" w:author="Chokka,Deepthi Tejaswani" w:date="2020-06-22T22:47:00Z"/>
          <w:rStyle w:val="Heading1Char"/>
          <w:rFonts w:ascii="Times New Roman" w:hAnsi="Times New Roman"/>
        </w:rPr>
        <w:pPrChange w:id="368" w:author="Chokka,Deepthi Tejaswani" w:date="2020-06-22T22:40:00Z">
          <w:pPr>
            <w:pStyle w:val="ListParagraph"/>
            <w:numPr>
              <w:ilvl w:val="2"/>
              <w:numId w:val="6"/>
            </w:numPr>
            <w:spacing w:after="160" w:line="259" w:lineRule="auto"/>
            <w:ind w:left="1440" w:hanging="720"/>
          </w:pPr>
        </w:pPrChange>
      </w:pPr>
    </w:p>
    <w:p w:rsidR="00060668" w:rsidRPr="00EE6209" w:rsidDel="00827834" w:rsidRDefault="00060668" w:rsidP="00827834">
      <w:pPr>
        <w:rPr>
          <w:del w:id="369" w:author="Chokka,Deepthi Tejaswani" w:date="2020-06-22T22:47:00Z"/>
          <w:rStyle w:val="Heading1Char"/>
          <w:rFonts w:ascii="Times New Roman" w:hAnsi="Times New Roman"/>
          <w:b w:val="0"/>
          <w:sz w:val="24"/>
          <w:szCs w:val="24"/>
        </w:rPr>
        <w:pPrChange w:id="370" w:author="Chokka,Deepthi Tejaswani" w:date="2020-06-22T22:47:00Z">
          <w:pPr>
            <w:ind w:left="1440"/>
          </w:pPr>
        </w:pPrChange>
      </w:pPr>
      <w:del w:id="371" w:author="Chokka,Deepthi Tejaswani" w:date="2020-06-22T22:47:00Z">
        <w:r w:rsidRPr="00EE6209" w:rsidDel="00827834">
          <w:rPr>
            <w:rStyle w:val="Heading1Char"/>
            <w:rFonts w:ascii="Times New Roman" w:hAnsi="Times New Roman"/>
            <w:b w:val="0"/>
            <w:sz w:val="24"/>
            <w:szCs w:val="24"/>
          </w:rPr>
          <w:delText>Windows</w:delText>
        </w:r>
      </w:del>
    </w:p>
    <w:p w:rsidR="00827834" w:rsidRDefault="00060668" w:rsidP="00827834">
      <w:pPr>
        <w:rPr>
          <w:ins w:id="372" w:author="Chokka,Deepthi Tejaswani" w:date="2020-06-22T17:05:00Z"/>
          <w:rStyle w:val="Heading1Char"/>
          <w:rFonts w:ascii="Times New Roman" w:hAnsi="Times New Roman"/>
          <w:b w:val="0"/>
          <w:sz w:val="24"/>
          <w:szCs w:val="24"/>
        </w:rPr>
        <w:pPrChange w:id="373" w:author="Chokka,Deepthi Tejaswani" w:date="2020-06-22T22:47:00Z">
          <w:pPr>
            <w:ind w:left="1440"/>
          </w:pPr>
        </w:pPrChange>
      </w:pPr>
      <w:del w:id="374" w:author="Chokka,Deepthi Tejaswani" w:date="2020-06-22T22:47:00Z">
        <w:r w:rsidRPr="00EE6209" w:rsidDel="00827834">
          <w:rPr>
            <w:rStyle w:val="Heading1Char"/>
            <w:rFonts w:ascii="Times New Roman" w:hAnsi="Times New Roman"/>
            <w:b w:val="0"/>
            <w:sz w:val="24"/>
            <w:szCs w:val="24"/>
          </w:rPr>
          <w:delText>Internet connection</w:delText>
        </w:r>
      </w:del>
    </w:p>
    <w:p w:rsidR="002B5759" w:rsidRPr="00EE6209" w:rsidDel="00827834" w:rsidRDefault="002B5759" w:rsidP="002B5759">
      <w:pPr>
        <w:ind w:left="1440"/>
        <w:rPr>
          <w:del w:id="375" w:author="Chokka,Deepthi Tejaswani" w:date="2020-06-22T22:39:00Z"/>
          <w:rStyle w:val="Heading1Char"/>
          <w:rFonts w:ascii="Times New Roman" w:hAnsi="Times New Roman"/>
          <w:b w:val="0"/>
          <w:sz w:val="24"/>
          <w:szCs w:val="24"/>
        </w:rPr>
      </w:pPr>
    </w:p>
    <w:p w:rsidR="00D46641" w:rsidRPr="00EE6209" w:rsidRDefault="00D46641" w:rsidP="00D46641">
      <w:pPr>
        <w:pStyle w:val="ListParagraph"/>
        <w:numPr>
          <w:ilvl w:val="2"/>
          <w:numId w:val="6"/>
        </w:numPr>
        <w:spacing w:after="160" w:line="259" w:lineRule="auto"/>
        <w:rPr>
          <w:rStyle w:val="Heading1Char"/>
          <w:rFonts w:ascii="Times New Roman" w:hAnsi="Times New Roman"/>
        </w:rPr>
      </w:pPr>
      <w:r w:rsidRPr="00EE6209">
        <w:rPr>
          <w:rStyle w:val="Heading1Char"/>
          <w:rFonts w:ascii="Times New Roman" w:hAnsi="Times New Roman"/>
        </w:rPr>
        <w:t>Software Interfaces</w:t>
      </w:r>
    </w:p>
    <w:p w:rsidR="00827834" w:rsidRDefault="00827834" w:rsidP="00827834">
      <w:pPr>
        <w:ind w:left="1440"/>
        <w:rPr>
          <w:ins w:id="376" w:author="Chokka,Deepthi Tejaswani" w:date="2020-06-22T22:43:00Z"/>
        </w:rPr>
        <w:pPrChange w:id="377" w:author="Chokka,Deepthi Tejaswani" w:date="2020-06-22T22:50:00Z">
          <w:pPr/>
        </w:pPrChange>
      </w:pPr>
      <w:ins w:id="378" w:author="Chokka,Deepthi Tejaswani" w:date="2020-06-22T22:43:00Z">
        <w:r>
          <w:t>The points stated below are the software requirements which are useful for successful completion of the project.</w:t>
        </w:r>
      </w:ins>
    </w:p>
    <w:p w:rsidR="00827834" w:rsidRDefault="00827834" w:rsidP="00827834">
      <w:pPr>
        <w:pStyle w:val="ListParagraph"/>
        <w:numPr>
          <w:ilvl w:val="0"/>
          <w:numId w:val="36"/>
        </w:numPr>
        <w:tabs>
          <w:tab w:val="clear" w:pos="180"/>
          <w:tab w:val="clear" w:pos="360"/>
          <w:tab w:val="clear" w:pos="720"/>
        </w:tabs>
        <w:spacing w:after="160" w:line="259" w:lineRule="auto"/>
        <w:contextualSpacing/>
        <w:rPr>
          <w:ins w:id="379" w:author="Chokka,Deepthi Tejaswani" w:date="2020-06-22T22:43:00Z"/>
        </w:rPr>
      </w:pPr>
      <w:ins w:id="380" w:author="Chokka,Deepthi Tejaswani" w:date="2020-06-22T22:43:00Z">
        <w:r w:rsidRPr="00210473">
          <w:t>VMware Playe</w:t>
        </w:r>
        <w:r>
          <w:t>r to run the</w:t>
        </w:r>
        <w:r w:rsidRPr="00210473">
          <w:t xml:space="preserve"> Simulator on Windows</w:t>
        </w:r>
      </w:ins>
    </w:p>
    <w:p w:rsidR="00827834" w:rsidRDefault="00827834" w:rsidP="00827834">
      <w:pPr>
        <w:pStyle w:val="ListParagraph"/>
        <w:numPr>
          <w:ilvl w:val="0"/>
          <w:numId w:val="36"/>
        </w:numPr>
        <w:tabs>
          <w:tab w:val="clear" w:pos="180"/>
          <w:tab w:val="clear" w:pos="360"/>
          <w:tab w:val="clear" w:pos="720"/>
        </w:tabs>
        <w:spacing w:after="160" w:line="259" w:lineRule="auto"/>
        <w:contextualSpacing/>
        <w:rPr>
          <w:ins w:id="381" w:author="Chokka,Deepthi Tejaswani" w:date="2020-06-22T22:43:00Z"/>
        </w:rPr>
      </w:pPr>
      <w:proofErr w:type="spellStart"/>
      <w:ins w:id="382" w:author="Chokka,Deepthi Tejaswani" w:date="2020-06-22T22:43:00Z">
        <w:r>
          <w:t>Genymotion</w:t>
        </w:r>
      </w:ins>
      <w:proofErr w:type="spellEnd"/>
      <w:ins w:id="383" w:author="Chokka,Deepthi Tejaswani" w:date="2020-06-22T22:49:00Z">
        <w:r>
          <w:t xml:space="preserve"> to run the simulator in Android Studio</w:t>
        </w:r>
      </w:ins>
    </w:p>
    <w:p w:rsidR="00827834" w:rsidRDefault="00827834" w:rsidP="00827834">
      <w:pPr>
        <w:pStyle w:val="ListParagraph"/>
        <w:numPr>
          <w:ilvl w:val="0"/>
          <w:numId w:val="36"/>
        </w:numPr>
        <w:tabs>
          <w:tab w:val="clear" w:pos="180"/>
          <w:tab w:val="clear" w:pos="360"/>
          <w:tab w:val="clear" w:pos="720"/>
        </w:tabs>
        <w:spacing w:after="160" w:line="259" w:lineRule="auto"/>
        <w:contextualSpacing/>
        <w:rPr>
          <w:ins w:id="384" w:author="Chokka,Deepthi Tejaswani" w:date="2020-06-22T22:43:00Z"/>
        </w:rPr>
      </w:pPr>
      <w:ins w:id="385" w:author="Chokka,Deepthi Tejaswani" w:date="2020-06-22T22:43:00Z">
        <w:r>
          <w:t>Android SDK tools 22.0.5 or (latest version)</w:t>
        </w:r>
      </w:ins>
    </w:p>
    <w:p w:rsidR="00827834" w:rsidRDefault="00827834" w:rsidP="00827834">
      <w:pPr>
        <w:pStyle w:val="ListParagraph"/>
        <w:numPr>
          <w:ilvl w:val="0"/>
          <w:numId w:val="36"/>
        </w:numPr>
        <w:tabs>
          <w:tab w:val="clear" w:pos="180"/>
          <w:tab w:val="clear" w:pos="360"/>
          <w:tab w:val="clear" w:pos="720"/>
        </w:tabs>
        <w:spacing w:after="160" w:line="259" w:lineRule="auto"/>
        <w:contextualSpacing/>
        <w:rPr>
          <w:ins w:id="386" w:author="Chokka,Deepthi Tejaswani" w:date="2020-06-22T22:43:00Z"/>
        </w:rPr>
      </w:pPr>
      <w:ins w:id="387" w:author="Chokka,Deepthi Tejaswani" w:date="2020-06-22T22:43:00Z">
        <w:r>
          <w:t>Android 4.2.2 platform API 17</w:t>
        </w:r>
      </w:ins>
    </w:p>
    <w:p w:rsidR="00827834" w:rsidRDefault="00827834" w:rsidP="00827834">
      <w:pPr>
        <w:pStyle w:val="ListParagraph"/>
        <w:numPr>
          <w:ilvl w:val="0"/>
          <w:numId w:val="36"/>
        </w:numPr>
        <w:tabs>
          <w:tab w:val="clear" w:pos="180"/>
          <w:tab w:val="clear" w:pos="360"/>
          <w:tab w:val="clear" w:pos="720"/>
        </w:tabs>
        <w:spacing w:after="160" w:line="259" w:lineRule="auto"/>
        <w:contextualSpacing/>
        <w:rPr>
          <w:ins w:id="388" w:author="Chokka,Deepthi Tejaswani" w:date="2020-06-22T22:43:00Z"/>
        </w:rPr>
      </w:pPr>
      <w:ins w:id="389" w:author="Chokka,Deepthi Tejaswani" w:date="2020-06-22T22:43:00Z">
        <w:r>
          <w:t>Android Studio</w:t>
        </w:r>
      </w:ins>
    </w:p>
    <w:p w:rsidR="00827834" w:rsidRDefault="00827834" w:rsidP="00827834">
      <w:pPr>
        <w:pStyle w:val="ListParagraph"/>
        <w:numPr>
          <w:ilvl w:val="0"/>
          <w:numId w:val="36"/>
        </w:numPr>
        <w:tabs>
          <w:tab w:val="clear" w:pos="180"/>
          <w:tab w:val="clear" w:pos="360"/>
          <w:tab w:val="clear" w:pos="720"/>
        </w:tabs>
        <w:spacing w:after="160" w:line="259" w:lineRule="auto"/>
        <w:contextualSpacing/>
        <w:rPr>
          <w:ins w:id="390" w:author="Chokka,Deepthi Tejaswani" w:date="2020-06-22T22:43:00Z"/>
        </w:rPr>
      </w:pPr>
      <w:ins w:id="391" w:author="Chokka,Deepthi Tejaswani" w:date="2020-06-22T22:43:00Z">
        <w:r>
          <w:lastRenderedPageBreak/>
          <w:t>Git</w:t>
        </w:r>
      </w:ins>
      <w:ins w:id="392" w:author="Chokka,Deepthi Tejaswani" w:date="2020-06-22T22:49:00Z">
        <w:r>
          <w:t>H</w:t>
        </w:r>
      </w:ins>
      <w:ins w:id="393" w:author="Chokka,Deepthi Tejaswani" w:date="2020-06-22T22:43:00Z">
        <w:r>
          <w:t>ub</w:t>
        </w:r>
      </w:ins>
      <w:ins w:id="394" w:author="Chokka,Deepthi Tejaswani" w:date="2020-06-22T22:53:00Z">
        <w:r w:rsidR="0001356C">
          <w:t xml:space="preserve"> for collaborating with tram members with an ease</w:t>
        </w:r>
      </w:ins>
    </w:p>
    <w:p w:rsidR="00827834" w:rsidRDefault="00827834" w:rsidP="00827834">
      <w:pPr>
        <w:pStyle w:val="ListParagraph"/>
        <w:numPr>
          <w:ilvl w:val="0"/>
          <w:numId w:val="36"/>
        </w:numPr>
        <w:tabs>
          <w:tab w:val="clear" w:pos="180"/>
          <w:tab w:val="clear" w:pos="360"/>
          <w:tab w:val="clear" w:pos="720"/>
        </w:tabs>
        <w:spacing w:after="160" w:line="259" w:lineRule="auto"/>
        <w:contextualSpacing/>
        <w:rPr>
          <w:ins w:id="395" w:author="Chokka,Deepthi Tejaswani" w:date="2020-06-22T22:52:00Z"/>
        </w:rPr>
      </w:pPr>
      <w:ins w:id="396" w:author="Chokka,Deepthi Tejaswani" w:date="2020-06-22T22:43:00Z">
        <w:r>
          <w:t>Firebase</w:t>
        </w:r>
      </w:ins>
      <w:ins w:id="397" w:author="Chokka,Deepthi Tejaswani" w:date="2020-06-22T22:50:00Z">
        <w:r>
          <w:t xml:space="preserve"> for back-end development </w:t>
        </w:r>
      </w:ins>
    </w:p>
    <w:p w:rsidR="0001356C" w:rsidRPr="0001356C" w:rsidRDefault="0001356C" w:rsidP="0001356C">
      <w:pPr>
        <w:pStyle w:val="ListParagraph"/>
        <w:numPr>
          <w:ilvl w:val="0"/>
          <w:numId w:val="36"/>
        </w:numPr>
        <w:tabs>
          <w:tab w:val="clear" w:pos="180"/>
          <w:tab w:val="clear" w:pos="360"/>
          <w:tab w:val="clear" w:pos="720"/>
        </w:tabs>
        <w:spacing w:after="160" w:line="259" w:lineRule="auto"/>
        <w:contextualSpacing/>
        <w:rPr>
          <w:ins w:id="398" w:author="Chokka,Deepthi Tejaswani" w:date="2020-06-22T22:52:00Z"/>
          <w:rStyle w:val="Heading1Char"/>
          <w:rFonts w:ascii="Times New Roman" w:hAnsi="Times New Roman"/>
          <w:b w:val="0"/>
          <w:sz w:val="24"/>
          <w:szCs w:val="24"/>
          <w:rPrChange w:id="399" w:author="Chokka,Deepthi Tejaswani" w:date="2020-06-22T22:52:00Z">
            <w:rPr>
              <w:ins w:id="400" w:author="Chokka,Deepthi Tejaswani" w:date="2020-06-22T22:52:00Z"/>
              <w:rStyle w:val="Heading1Char"/>
              <w:rFonts w:ascii="Times New Roman" w:hAnsi="Times New Roman"/>
              <w:b w:val="0"/>
              <w:szCs w:val="24"/>
            </w:rPr>
          </w:rPrChange>
        </w:rPr>
        <w:pPrChange w:id="401" w:author="Chokka,Deepthi Tejaswani" w:date="2020-06-22T22:52:00Z">
          <w:pPr>
            <w:pStyle w:val="ListParagraph"/>
            <w:numPr>
              <w:numId w:val="36"/>
            </w:numPr>
            <w:tabs>
              <w:tab w:val="clear" w:pos="180"/>
              <w:tab w:val="clear" w:pos="360"/>
              <w:tab w:val="clear" w:pos="720"/>
            </w:tabs>
            <w:spacing w:after="160" w:line="259" w:lineRule="auto"/>
            <w:ind w:left="1800" w:hanging="360"/>
            <w:contextualSpacing/>
          </w:pPr>
        </w:pPrChange>
      </w:pPr>
      <w:ins w:id="402" w:author="Chokka,Deepthi Tejaswani" w:date="2020-06-22T22:52:00Z">
        <w:r w:rsidRPr="0001356C">
          <w:rPr>
            <w:rStyle w:val="Heading1Char"/>
            <w:rFonts w:ascii="Times New Roman" w:hAnsi="Times New Roman"/>
            <w:b w:val="0"/>
            <w:sz w:val="24"/>
            <w:szCs w:val="24"/>
            <w:rPrChange w:id="403" w:author="Chokka,Deepthi Tejaswani" w:date="2020-06-22T22:52:00Z">
              <w:rPr>
                <w:rStyle w:val="Heading1Char"/>
                <w:rFonts w:ascii="Times New Roman" w:hAnsi="Times New Roman"/>
                <w:szCs w:val="24"/>
              </w:rPr>
            </w:rPrChange>
          </w:rPr>
          <w:t>Visual Studio Code: Provides all the tools that the developer requires for building code</w:t>
        </w:r>
      </w:ins>
      <w:ins w:id="404" w:author="Chokka,Deepthi Tejaswani" w:date="2020-06-22T22:53:00Z">
        <w:r>
          <w:rPr>
            <w:rStyle w:val="Heading1Char"/>
            <w:rFonts w:ascii="Times New Roman" w:hAnsi="Times New Roman"/>
            <w:b w:val="0"/>
            <w:sz w:val="24"/>
            <w:szCs w:val="24"/>
          </w:rPr>
          <w:t>.</w:t>
        </w:r>
      </w:ins>
    </w:p>
    <w:p w:rsidR="00A168F0" w:rsidRPr="0001356C" w:rsidDel="0001356C" w:rsidRDefault="00060668" w:rsidP="0001356C">
      <w:pPr>
        <w:pStyle w:val="ListParagraph"/>
        <w:numPr>
          <w:ilvl w:val="0"/>
          <w:numId w:val="36"/>
        </w:numPr>
        <w:tabs>
          <w:tab w:val="clear" w:pos="180"/>
          <w:tab w:val="clear" w:pos="360"/>
          <w:tab w:val="clear" w:pos="720"/>
        </w:tabs>
        <w:spacing w:after="160" w:line="259" w:lineRule="auto"/>
        <w:contextualSpacing/>
        <w:rPr>
          <w:del w:id="405" w:author="Chokka,Deepthi Tejaswani" w:date="2020-06-22T22:53:00Z"/>
          <w:rStyle w:val="Heading1Char"/>
          <w:b w:val="0"/>
          <w:sz w:val="24"/>
          <w:rPrChange w:id="406" w:author="Chokka,Deepthi Tejaswani" w:date="2020-06-22T22:53:00Z">
            <w:rPr>
              <w:del w:id="407" w:author="Chokka,Deepthi Tejaswani" w:date="2020-06-22T22:53:00Z"/>
              <w:rStyle w:val="Heading1Char"/>
              <w:rFonts w:ascii="Times New Roman" w:hAnsi="Times New Roman"/>
              <w:b w:val="0"/>
              <w:sz w:val="24"/>
              <w:szCs w:val="24"/>
            </w:rPr>
          </w:rPrChange>
        </w:rPr>
        <w:pPrChange w:id="408" w:author="Chokka,Deepthi Tejaswani" w:date="2020-06-22T22:53:00Z">
          <w:pPr>
            <w:ind w:left="1440"/>
          </w:pPr>
        </w:pPrChange>
      </w:pPr>
      <w:del w:id="409" w:author="Chokka,Deepthi Tejaswani" w:date="2020-06-22T22:39:00Z">
        <w:r w:rsidRPr="0001356C" w:rsidDel="00827834">
          <w:rPr>
            <w:rStyle w:val="Heading1Char"/>
            <w:rFonts w:ascii="Times New Roman" w:hAnsi="Times New Roman"/>
            <w:b w:val="0"/>
            <w:sz w:val="24"/>
            <w:szCs w:val="24"/>
            <w:rPrChange w:id="410" w:author="Chokka,Deepthi Tejaswani" w:date="2020-06-22T22:53:00Z">
              <w:rPr>
                <w:rStyle w:val="Heading1Char"/>
                <w:rFonts w:ascii="Times New Roman" w:hAnsi="Times New Roman"/>
                <w:b w:val="0"/>
                <w:sz w:val="24"/>
                <w:szCs w:val="24"/>
              </w:rPr>
            </w:rPrChange>
          </w:rPr>
          <w:delText>Operating system</w:delText>
        </w:r>
      </w:del>
    </w:p>
    <w:p w:rsidR="00827834" w:rsidRDefault="00827834" w:rsidP="0001356C">
      <w:pPr>
        <w:pStyle w:val="ListParagraph"/>
        <w:rPr>
          <w:ins w:id="411" w:author="Chokka,Deepthi Tejaswani" w:date="2020-06-22T17:01:00Z"/>
          <w:rStyle w:val="Heading1Char"/>
          <w:rFonts w:ascii="Times New Roman" w:hAnsi="Times New Roman"/>
          <w:b w:val="0"/>
          <w:sz w:val="24"/>
          <w:szCs w:val="24"/>
        </w:rPr>
        <w:pPrChange w:id="412" w:author="Chokka,Deepthi Tejaswani" w:date="2020-06-22T22:53:00Z">
          <w:pPr>
            <w:ind w:left="1440"/>
          </w:pPr>
        </w:pPrChange>
      </w:pPr>
    </w:p>
    <w:p w:rsidR="00060668" w:rsidRPr="00EE6209" w:rsidRDefault="00060668" w:rsidP="00EE6209">
      <w:pPr>
        <w:ind w:left="1440"/>
        <w:rPr>
          <w:rStyle w:val="Heading1Char"/>
          <w:rFonts w:ascii="Times New Roman" w:hAnsi="Times New Roman"/>
          <w:sz w:val="24"/>
          <w:szCs w:val="24"/>
        </w:rPr>
      </w:pPr>
      <w:del w:id="413" w:author="Chokka,Deepthi Tejaswani" w:date="2020-06-22T17:00:00Z">
        <w:r w:rsidRPr="00EE6209" w:rsidDel="00A168F0">
          <w:rPr>
            <w:rStyle w:val="Heading1Char"/>
            <w:rFonts w:ascii="Times New Roman" w:hAnsi="Times New Roman"/>
            <w:b w:val="0"/>
            <w:sz w:val="24"/>
            <w:szCs w:val="24"/>
          </w:rPr>
          <w:delText>Database</w:delText>
        </w:r>
      </w:del>
    </w:p>
    <w:p w:rsidR="00D46641" w:rsidRPr="00EE6209" w:rsidRDefault="00D46641" w:rsidP="00D46641">
      <w:pPr>
        <w:pStyle w:val="ListParagraph"/>
        <w:numPr>
          <w:ilvl w:val="2"/>
          <w:numId w:val="6"/>
        </w:numPr>
        <w:spacing w:after="160" w:line="259" w:lineRule="auto"/>
        <w:rPr>
          <w:rStyle w:val="Heading1Char"/>
          <w:rFonts w:ascii="Times New Roman" w:hAnsi="Times New Roman"/>
        </w:rPr>
      </w:pPr>
      <w:r w:rsidRPr="00EE6209">
        <w:rPr>
          <w:rStyle w:val="Heading1Char"/>
          <w:rFonts w:ascii="Times New Roman" w:hAnsi="Times New Roman"/>
        </w:rPr>
        <w:t>Communications Interfaces</w:t>
      </w:r>
    </w:p>
    <w:p w:rsidR="00060668" w:rsidRPr="00EE6209" w:rsidRDefault="00060668" w:rsidP="00EE6209">
      <w:pPr>
        <w:pStyle w:val="ListParagraph"/>
        <w:ind w:left="1440"/>
        <w:rPr>
          <w:rStyle w:val="Heading1Char"/>
          <w:rFonts w:ascii="Times New Roman" w:hAnsi="Times New Roman"/>
          <w:b w:val="0"/>
          <w:sz w:val="24"/>
        </w:rPr>
      </w:pPr>
      <w:r w:rsidRPr="00EE6209">
        <w:rPr>
          <w:rStyle w:val="Heading1Char"/>
          <w:rFonts w:ascii="Times New Roman" w:hAnsi="Times New Roman"/>
          <w:b w:val="0"/>
          <w:sz w:val="24"/>
        </w:rPr>
        <w:t>This project supports all types of android devices</w:t>
      </w:r>
      <w:r w:rsidR="00EE6209" w:rsidRPr="00EE6209">
        <w:rPr>
          <w:rStyle w:val="Heading1Char"/>
          <w:rFonts w:ascii="Times New Roman" w:hAnsi="Times New Roman"/>
          <w:b w:val="0"/>
          <w:sz w:val="24"/>
        </w:rPr>
        <w:t>. We are using this e-commerce application for showing the products to the customers, allowing customers to buy those products, etc.</w:t>
      </w:r>
    </w:p>
    <w:p w:rsidR="00070915" w:rsidRPr="00D46641" w:rsidRDefault="00070915" w:rsidP="00D46641">
      <w:pPr>
        <w:pStyle w:val="Heading1"/>
        <w:numPr>
          <w:ilvl w:val="1"/>
          <w:numId w:val="6"/>
        </w:numPr>
      </w:pPr>
      <w:r w:rsidRPr="00D46641">
        <w:t>Functional Requirement</w:t>
      </w:r>
      <w:r w:rsidR="00174E40" w:rsidRPr="00D46641">
        <w:t>s:</w:t>
      </w:r>
    </w:p>
    <w:p w:rsidR="00070915" w:rsidRPr="00E0147F" w:rsidRDefault="00174E40" w:rsidP="003A40D1">
      <w:pPr>
        <w:pStyle w:val="Heading1"/>
        <w:rPr>
          <w:rFonts w:ascii="Times New Roman" w:hAnsi="Times New Roman"/>
        </w:rPr>
      </w:pPr>
      <w:r>
        <w:rPr>
          <w:rFonts w:ascii="Times New Roman" w:hAnsi="Times New Roman"/>
        </w:rPr>
        <w:tab/>
      </w:r>
      <w:r>
        <w:rPr>
          <w:rFonts w:ascii="Times New Roman" w:hAnsi="Times New Roman"/>
        </w:rPr>
        <w:tab/>
      </w:r>
      <w:r w:rsidR="00D46641">
        <w:rPr>
          <w:rFonts w:ascii="Times New Roman" w:hAnsi="Times New Roman"/>
        </w:rPr>
        <w:tab/>
      </w:r>
      <w:r w:rsidR="00070915" w:rsidRPr="00E0147F">
        <w:rPr>
          <w:rFonts w:ascii="Times New Roman" w:hAnsi="Times New Roman"/>
        </w:rPr>
        <w:t>Customer:</w:t>
      </w:r>
    </w:p>
    <w:p w:rsidR="00070915" w:rsidRPr="00E0147F" w:rsidRDefault="00070915" w:rsidP="00070915">
      <w:pPr>
        <w:numPr>
          <w:ilvl w:val="0"/>
          <w:numId w:val="10"/>
        </w:numPr>
        <w:rPr>
          <w:rFonts w:ascii="Times New Roman" w:hAnsi="Times New Roman"/>
        </w:rPr>
      </w:pPr>
      <w:r w:rsidRPr="00E0147F">
        <w:rPr>
          <w:rFonts w:ascii="Times New Roman" w:hAnsi="Times New Roman"/>
          <w:b/>
        </w:rPr>
        <w:t>Welcome page:</w:t>
      </w:r>
      <w:r w:rsidRPr="00E0147F">
        <w:rPr>
          <w:rFonts w:ascii="Times New Roman" w:hAnsi="Times New Roman"/>
        </w:rPr>
        <w:t xml:space="preserve"> This is the initial screen which is displayed as soon as the app runs. It displays three buttons namely sign in, signup and skip buttons wherein sign in and signup buttons, further have their own individual functionality and skip button enables the user to redirect to the homepage so as to view the items.</w:t>
      </w:r>
    </w:p>
    <w:p w:rsidR="00070915" w:rsidRPr="00E0147F" w:rsidRDefault="00070915" w:rsidP="00070915">
      <w:pPr>
        <w:rPr>
          <w:rFonts w:ascii="Times New Roman" w:hAnsi="Times New Roman"/>
        </w:rPr>
      </w:pPr>
    </w:p>
    <w:p w:rsidR="00070915" w:rsidRPr="00E0147F" w:rsidRDefault="00174E40" w:rsidP="00070915">
      <w:pPr>
        <w:numPr>
          <w:ilvl w:val="0"/>
          <w:numId w:val="10"/>
        </w:numPr>
        <w:rPr>
          <w:rFonts w:ascii="Times New Roman" w:hAnsi="Times New Roman"/>
        </w:rPr>
      </w:pPr>
      <w:r>
        <w:rPr>
          <w:rFonts w:ascii="Times New Roman" w:hAnsi="Times New Roman"/>
          <w:b/>
        </w:rPr>
        <w:t xml:space="preserve">Login </w:t>
      </w:r>
      <w:r w:rsidR="00070915" w:rsidRPr="00E0147F">
        <w:rPr>
          <w:rFonts w:ascii="Times New Roman" w:hAnsi="Times New Roman"/>
          <w:b/>
        </w:rPr>
        <w:t>Page:</w:t>
      </w:r>
      <w:r w:rsidR="00070915" w:rsidRPr="00E0147F">
        <w:rPr>
          <w:rFonts w:ascii="Times New Roman" w:hAnsi="Times New Roman"/>
        </w:rPr>
        <w:t xml:space="preserve"> As soon as the user clicks upon the sign-in button, entering username and password so as to log in successfully after validating.</w:t>
      </w:r>
    </w:p>
    <w:p w:rsidR="00070915" w:rsidRPr="00E0147F" w:rsidRDefault="00070915" w:rsidP="00070915">
      <w:pPr>
        <w:rPr>
          <w:rFonts w:ascii="Times New Roman" w:hAnsi="Times New Roman"/>
        </w:rPr>
      </w:pPr>
    </w:p>
    <w:p w:rsidR="00070915" w:rsidRPr="00E0147F" w:rsidRDefault="00174E40" w:rsidP="00070915">
      <w:pPr>
        <w:numPr>
          <w:ilvl w:val="0"/>
          <w:numId w:val="10"/>
        </w:numPr>
        <w:rPr>
          <w:rFonts w:ascii="Times New Roman" w:hAnsi="Times New Roman"/>
        </w:rPr>
      </w:pPr>
      <w:r>
        <w:rPr>
          <w:rFonts w:ascii="Times New Roman" w:hAnsi="Times New Roman"/>
          <w:b/>
        </w:rPr>
        <w:t>Sign-</w:t>
      </w:r>
      <w:r w:rsidR="00070915" w:rsidRPr="00E0147F">
        <w:rPr>
          <w:rFonts w:ascii="Times New Roman" w:hAnsi="Times New Roman"/>
          <w:b/>
        </w:rPr>
        <w:t>up Page:</w:t>
      </w:r>
      <w:r w:rsidR="00070915" w:rsidRPr="00E0147F">
        <w:rPr>
          <w:rFonts w:ascii="Times New Roman" w:hAnsi="Times New Roman"/>
        </w:rPr>
        <w:t xml:space="preserve"> As soon as the user clicks on signup button, the user has to register into the app wherein they have to type certain basic information about them.</w:t>
      </w:r>
    </w:p>
    <w:p w:rsidR="00070915" w:rsidRPr="00E0147F" w:rsidRDefault="00070915" w:rsidP="00070915">
      <w:pPr>
        <w:pStyle w:val="ListParagraph"/>
        <w:rPr>
          <w:rFonts w:ascii="Times New Roman" w:hAnsi="Times New Roman"/>
        </w:rPr>
      </w:pPr>
    </w:p>
    <w:p w:rsidR="00070915" w:rsidRPr="00E0147F" w:rsidRDefault="00070915" w:rsidP="00070915">
      <w:pPr>
        <w:numPr>
          <w:ilvl w:val="0"/>
          <w:numId w:val="10"/>
        </w:numPr>
        <w:rPr>
          <w:rFonts w:ascii="Times New Roman" w:hAnsi="Times New Roman"/>
        </w:rPr>
      </w:pPr>
      <w:r w:rsidRPr="00E0147F">
        <w:rPr>
          <w:rFonts w:ascii="Times New Roman" w:hAnsi="Times New Roman"/>
          <w:b/>
        </w:rPr>
        <w:t>Reset Password:</w:t>
      </w:r>
      <w:r w:rsidRPr="00E0147F">
        <w:rPr>
          <w:rFonts w:ascii="Times New Roman" w:hAnsi="Times New Roman"/>
        </w:rPr>
        <w:t xml:space="preserve"> If user forgets his password. He can reset his password by requesting to reset password link to his registered email. </w:t>
      </w:r>
    </w:p>
    <w:p w:rsidR="00070915" w:rsidRPr="00E0147F" w:rsidRDefault="00070915" w:rsidP="00070915">
      <w:pPr>
        <w:rPr>
          <w:rFonts w:ascii="Times New Roman" w:hAnsi="Times New Roman"/>
        </w:rPr>
      </w:pPr>
    </w:p>
    <w:p w:rsidR="00DC0999" w:rsidRDefault="00DC0999" w:rsidP="00174E40">
      <w:pPr>
        <w:numPr>
          <w:ilvl w:val="0"/>
          <w:numId w:val="10"/>
        </w:numPr>
        <w:rPr>
          <w:rFonts w:ascii="Times New Roman" w:hAnsi="Times New Roman"/>
          <w:b/>
        </w:rPr>
      </w:pPr>
      <w:r>
        <w:rPr>
          <w:rFonts w:ascii="Times New Roman" w:hAnsi="Times New Roman"/>
          <w:b/>
        </w:rPr>
        <w:t xml:space="preserve">Profile Page: </w:t>
      </w:r>
      <w:r w:rsidRPr="00DC0999">
        <w:rPr>
          <w:rFonts w:ascii="Times New Roman" w:hAnsi="Times New Roman"/>
        </w:rPr>
        <w:t xml:space="preserve">This page shows the basic </w:t>
      </w:r>
      <w:r>
        <w:rPr>
          <w:rFonts w:ascii="Times New Roman" w:hAnsi="Times New Roman"/>
        </w:rPr>
        <w:t xml:space="preserve">details of the </w:t>
      </w:r>
      <w:r w:rsidR="00D83F2F">
        <w:rPr>
          <w:rFonts w:ascii="Times New Roman" w:hAnsi="Times New Roman"/>
        </w:rPr>
        <w:t>customer</w:t>
      </w:r>
      <w:r w:rsidRPr="00DC0999">
        <w:rPr>
          <w:rFonts w:ascii="Times New Roman" w:hAnsi="Times New Roman"/>
        </w:rPr>
        <w:t xml:space="preserve"> who has logged-in.</w:t>
      </w:r>
      <w:ins w:id="414" w:author="Chokka,Deepthi Tejaswani" w:date="2020-06-22T16:44:00Z">
        <w:r w:rsidR="007D083A">
          <w:rPr>
            <w:rFonts w:ascii="Times New Roman" w:hAnsi="Times New Roman"/>
          </w:rPr>
          <w:t xml:space="preserve"> </w:t>
        </w:r>
      </w:ins>
      <w:ins w:id="415" w:author="Chokka,Deepthi Tejaswani" w:date="2020-06-22T16:45:00Z">
        <w:r w:rsidR="007D083A">
          <w:rPr>
            <w:rFonts w:ascii="Times New Roman" w:hAnsi="Times New Roman"/>
          </w:rPr>
          <w:t xml:space="preserve">These basic information is provided by the customer itself. </w:t>
        </w:r>
      </w:ins>
      <w:ins w:id="416" w:author="Chokka,Deepthi Tejaswani" w:date="2020-06-22T16:46:00Z">
        <w:r w:rsidR="007D083A">
          <w:rPr>
            <w:rFonts w:ascii="Times New Roman" w:hAnsi="Times New Roman"/>
          </w:rPr>
          <w:t>We do not provides any authorization to these basic information.</w:t>
        </w:r>
      </w:ins>
    </w:p>
    <w:p w:rsidR="00DC0999" w:rsidRDefault="00DC0999" w:rsidP="00DC0999">
      <w:pPr>
        <w:pStyle w:val="ListParagraph"/>
        <w:rPr>
          <w:rFonts w:ascii="Times New Roman" w:hAnsi="Times New Roman"/>
          <w:b/>
        </w:rPr>
      </w:pPr>
    </w:p>
    <w:p w:rsidR="00070915" w:rsidRPr="00174E40" w:rsidRDefault="00070915" w:rsidP="00174E40">
      <w:pPr>
        <w:numPr>
          <w:ilvl w:val="0"/>
          <w:numId w:val="10"/>
        </w:numPr>
        <w:rPr>
          <w:rFonts w:ascii="Times New Roman" w:hAnsi="Times New Roman"/>
          <w:b/>
        </w:rPr>
      </w:pPr>
      <w:r w:rsidRPr="00E0147F">
        <w:rPr>
          <w:rFonts w:ascii="Times New Roman" w:hAnsi="Times New Roman"/>
          <w:b/>
        </w:rPr>
        <w:t>Home Page:</w:t>
      </w:r>
      <w:r w:rsidRPr="00E0147F">
        <w:rPr>
          <w:rFonts w:ascii="Times New Roman" w:hAnsi="Times New Roman"/>
        </w:rPr>
        <w:t xml:space="preserve"> This page displays all of the products list in grid format. </w:t>
      </w:r>
    </w:p>
    <w:p w:rsidR="00070915" w:rsidRPr="00174E40" w:rsidRDefault="00070915" w:rsidP="00070915">
      <w:pPr>
        <w:numPr>
          <w:ilvl w:val="0"/>
          <w:numId w:val="14"/>
        </w:numPr>
        <w:rPr>
          <w:rFonts w:ascii="Times New Roman" w:hAnsi="Times New Roman"/>
        </w:rPr>
      </w:pPr>
      <w:r w:rsidRPr="00E0147F">
        <w:rPr>
          <w:rFonts w:ascii="Times New Roman" w:hAnsi="Times New Roman"/>
          <w:b/>
        </w:rPr>
        <w:t xml:space="preserve">Search bar: </w:t>
      </w:r>
      <w:r w:rsidRPr="00E0147F">
        <w:rPr>
          <w:rFonts w:ascii="Times New Roman" w:hAnsi="Times New Roman"/>
        </w:rPr>
        <w:t>There is a search bar to type for product name or some related information,</w:t>
      </w:r>
    </w:p>
    <w:p w:rsidR="00070915" w:rsidRPr="00DC0999" w:rsidRDefault="00070915" w:rsidP="00070915">
      <w:pPr>
        <w:numPr>
          <w:ilvl w:val="0"/>
          <w:numId w:val="14"/>
        </w:numPr>
        <w:rPr>
          <w:rFonts w:ascii="Times New Roman" w:hAnsi="Times New Roman"/>
        </w:rPr>
      </w:pPr>
      <w:r w:rsidRPr="00E0147F">
        <w:rPr>
          <w:rFonts w:ascii="Times New Roman" w:hAnsi="Times New Roman"/>
          <w:b/>
        </w:rPr>
        <w:t>Filter for searching a Product:</w:t>
      </w:r>
      <w:r w:rsidRPr="00E0147F">
        <w:rPr>
          <w:rFonts w:ascii="Times New Roman" w:hAnsi="Times New Roman"/>
        </w:rPr>
        <w:t xml:space="preserve"> The process of filtration for a particular product is done based upon the category</w:t>
      </w:r>
      <w:ins w:id="417" w:author="Chokka,Deepthi Tejaswani" w:date="2020-06-22T20:03:00Z">
        <w:r w:rsidR="005A048A">
          <w:rPr>
            <w:rFonts w:ascii="Times New Roman" w:hAnsi="Times New Roman"/>
          </w:rPr>
          <w:t>.</w:t>
        </w:r>
      </w:ins>
      <w:del w:id="418" w:author="Chokka,Deepthi Tejaswani" w:date="2020-06-22T20:03:00Z">
        <w:r w:rsidRPr="00E0147F" w:rsidDel="005A048A">
          <w:rPr>
            <w:rFonts w:ascii="Times New Roman" w:hAnsi="Times New Roman"/>
          </w:rPr>
          <w:delText xml:space="preserve"> or.</w:delText>
        </w:r>
      </w:del>
    </w:p>
    <w:p w:rsidR="00070915" w:rsidRPr="00E0147F" w:rsidRDefault="00070915" w:rsidP="00070915">
      <w:pPr>
        <w:rPr>
          <w:rFonts w:ascii="Times New Roman" w:hAnsi="Times New Roman"/>
        </w:rPr>
      </w:pPr>
    </w:p>
    <w:p w:rsidR="00070915" w:rsidRPr="00174E40" w:rsidRDefault="00070915" w:rsidP="00174E40">
      <w:pPr>
        <w:numPr>
          <w:ilvl w:val="0"/>
          <w:numId w:val="10"/>
        </w:numPr>
        <w:rPr>
          <w:rFonts w:ascii="Times New Roman" w:hAnsi="Times New Roman"/>
        </w:rPr>
      </w:pPr>
      <w:r w:rsidRPr="00E0147F">
        <w:rPr>
          <w:rFonts w:ascii="Times New Roman" w:hAnsi="Times New Roman"/>
          <w:b/>
        </w:rPr>
        <w:t>Wish list:</w:t>
      </w:r>
      <w:r w:rsidRPr="00E0147F">
        <w:rPr>
          <w:rFonts w:ascii="Times New Roman" w:hAnsi="Times New Roman"/>
        </w:rPr>
        <w:t xml:space="preserve"> User can shortlist the products to wish list further can be added to cart.</w:t>
      </w:r>
    </w:p>
    <w:p w:rsidR="00070915" w:rsidRPr="00E0147F" w:rsidRDefault="00070915" w:rsidP="00070915">
      <w:pPr>
        <w:numPr>
          <w:ilvl w:val="0"/>
          <w:numId w:val="13"/>
        </w:numPr>
        <w:rPr>
          <w:rFonts w:ascii="Times New Roman" w:hAnsi="Times New Roman"/>
        </w:rPr>
      </w:pPr>
      <w:r w:rsidRPr="00E0147F">
        <w:rPr>
          <w:rFonts w:ascii="Times New Roman" w:hAnsi="Times New Roman"/>
          <w:b/>
        </w:rPr>
        <w:t xml:space="preserve">Delete: </w:t>
      </w:r>
      <w:r w:rsidRPr="00E0147F">
        <w:rPr>
          <w:rFonts w:ascii="Times New Roman" w:hAnsi="Times New Roman"/>
        </w:rPr>
        <w:t>User can delete the shortlisted products from the wish list.</w:t>
      </w:r>
    </w:p>
    <w:p w:rsidR="00070915" w:rsidRPr="00E0147F" w:rsidRDefault="00070915" w:rsidP="00070915">
      <w:pPr>
        <w:rPr>
          <w:rFonts w:ascii="Times New Roman" w:hAnsi="Times New Roman"/>
        </w:rPr>
      </w:pPr>
    </w:p>
    <w:p w:rsidR="00070915" w:rsidRPr="00174E40" w:rsidRDefault="00070915" w:rsidP="00070915">
      <w:pPr>
        <w:numPr>
          <w:ilvl w:val="0"/>
          <w:numId w:val="10"/>
        </w:numPr>
        <w:rPr>
          <w:rFonts w:ascii="Times New Roman" w:hAnsi="Times New Roman"/>
        </w:rPr>
      </w:pPr>
      <w:r w:rsidRPr="00E0147F">
        <w:rPr>
          <w:rFonts w:ascii="Times New Roman" w:hAnsi="Times New Roman"/>
          <w:b/>
        </w:rPr>
        <w:t>Add to Cart</w:t>
      </w:r>
      <w:r w:rsidR="008A7D04">
        <w:rPr>
          <w:rFonts w:ascii="Times New Roman" w:hAnsi="Times New Roman"/>
          <w:b/>
        </w:rPr>
        <w:t xml:space="preserve"> (Cart Management)</w:t>
      </w:r>
      <w:r w:rsidRPr="00E0147F">
        <w:rPr>
          <w:rFonts w:ascii="Times New Roman" w:hAnsi="Times New Roman"/>
          <w:b/>
        </w:rPr>
        <w:t>:</w:t>
      </w:r>
      <w:r w:rsidRPr="00E0147F">
        <w:rPr>
          <w:rFonts w:ascii="Times New Roman" w:hAnsi="Times New Roman"/>
        </w:rPr>
        <w:t xml:space="preserve"> This functionality is used to add products to their cart from any of their product collection lists on their homepage and from wish list page.</w:t>
      </w:r>
    </w:p>
    <w:p w:rsidR="00070915" w:rsidRPr="00174E40" w:rsidRDefault="00070915" w:rsidP="00174E40">
      <w:pPr>
        <w:numPr>
          <w:ilvl w:val="0"/>
          <w:numId w:val="12"/>
        </w:numPr>
        <w:rPr>
          <w:rFonts w:ascii="Times New Roman" w:hAnsi="Times New Roman"/>
        </w:rPr>
      </w:pPr>
      <w:r w:rsidRPr="00E0147F">
        <w:rPr>
          <w:rFonts w:ascii="Times New Roman" w:hAnsi="Times New Roman"/>
          <w:b/>
        </w:rPr>
        <w:lastRenderedPageBreak/>
        <w:t>Quantity</w:t>
      </w:r>
      <w:r w:rsidRPr="00E0147F">
        <w:rPr>
          <w:rFonts w:ascii="Times New Roman" w:hAnsi="Times New Roman"/>
        </w:rPr>
        <w:t>: User can change the quantity of the product.</w:t>
      </w:r>
    </w:p>
    <w:p w:rsidR="00070915" w:rsidRPr="00E0147F" w:rsidRDefault="00070915" w:rsidP="00070915">
      <w:pPr>
        <w:numPr>
          <w:ilvl w:val="0"/>
          <w:numId w:val="12"/>
        </w:numPr>
        <w:rPr>
          <w:rFonts w:ascii="Times New Roman" w:hAnsi="Times New Roman"/>
        </w:rPr>
      </w:pPr>
      <w:r w:rsidRPr="00E0147F">
        <w:rPr>
          <w:rFonts w:ascii="Times New Roman" w:hAnsi="Times New Roman"/>
          <w:b/>
        </w:rPr>
        <w:t>Delete</w:t>
      </w:r>
      <w:r w:rsidRPr="00E0147F">
        <w:rPr>
          <w:rFonts w:ascii="Times New Roman" w:hAnsi="Times New Roman"/>
        </w:rPr>
        <w:t>: User can delete the product from cart list placing final order.</w:t>
      </w:r>
    </w:p>
    <w:p w:rsidR="00070915" w:rsidRPr="00E0147F" w:rsidRDefault="00070915" w:rsidP="00070915">
      <w:pPr>
        <w:ind w:left="720"/>
        <w:rPr>
          <w:rFonts w:ascii="Times New Roman" w:hAnsi="Times New Roman"/>
        </w:rPr>
      </w:pPr>
    </w:p>
    <w:p w:rsidR="00DC0999" w:rsidRDefault="00DC0999" w:rsidP="00DC0999">
      <w:pPr>
        <w:numPr>
          <w:ilvl w:val="0"/>
          <w:numId w:val="10"/>
        </w:numPr>
        <w:rPr>
          <w:rFonts w:ascii="Times New Roman" w:hAnsi="Times New Roman"/>
        </w:rPr>
      </w:pPr>
      <w:r w:rsidRPr="00D83F2F">
        <w:rPr>
          <w:rFonts w:ascii="Times New Roman" w:hAnsi="Times New Roman"/>
          <w:b/>
        </w:rPr>
        <w:t>Order Confirmation:</w:t>
      </w:r>
      <w:r>
        <w:rPr>
          <w:rFonts w:ascii="Times New Roman" w:hAnsi="Times New Roman"/>
        </w:rPr>
        <w:t xml:space="preserve"> This page is displayed when the order which has </w:t>
      </w:r>
      <w:r w:rsidR="00D83F2F">
        <w:rPr>
          <w:rFonts w:ascii="Times New Roman" w:hAnsi="Times New Roman"/>
        </w:rPr>
        <w:t>been placed by the customer is a success.</w:t>
      </w:r>
    </w:p>
    <w:p w:rsidR="00D83F2F" w:rsidRPr="00DC0999" w:rsidRDefault="00D83F2F" w:rsidP="00D83F2F">
      <w:pPr>
        <w:ind w:left="720"/>
        <w:rPr>
          <w:rFonts w:ascii="Times New Roman" w:hAnsi="Times New Roman"/>
        </w:rPr>
      </w:pPr>
    </w:p>
    <w:p w:rsidR="00070915" w:rsidRDefault="00070915" w:rsidP="00DC0999">
      <w:pPr>
        <w:numPr>
          <w:ilvl w:val="0"/>
          <w:numId w:val="10"/>
        </w:numPr>
        <w:rPr>
          <w:rFonts w:ascii="Times New Roman" w:hAnsi="Times New Roman"/>
        </w:rPr>
      </w:pPr>
      <w:r w:rsidRPr="00E0147F">
        <w:rPr>
          <w:rFonts w:ascii="Times New Roman" w:hAnsi="Times New Roman"/>
          <w:b/>
        </w:rPr>
        <w:t>Checkout:</w:t>
      </w:r>
      <w:r w:rsidRPr="00E0147F">
        <w:rPr>
          <w:rFonts w:ascii="Times New Roman" w:hAnsi="Times New Roman"/>
        </w:rPr>
        <w:t xml:space="preserve"> This is used to quickly buy the product they are viewing.</w:t>
      </w:r>
      <w:ins w:id="419" w:author="Chokka,Deepthi Tejaswani" w:date="2020-06-22T16:48:00Z">
        <w:r w:rsidR="007D083A">
          <w:rPr>
            <w:rFonts w:ascii="Times New Roman" w:hAnsi="Times New Roman"/>
          </w:rPr>
          <w:t xml:space="preserve"> It gives the customers the opportunity to enter the payment details and </w:t>
        </w:r>
      </w:ins>
      <w:ins w:id="420" w:author="Chokka,Deepthi Tejaswani" w:date="2020-06-22T16:50:00Z">
        <w:r w:rsidR="007D083A">
          <w:rPr>
            <w:rFonts w:ascii="Times New Roman" w:hAnsi="Times New Roman"/>
          </w:rPr>
          <w:t xml:space="preserve">prompts the customer to </w:t>
        </w:r>
      </w:ins>
      <w:ins w:id="421" w:author="Chokka,Deepthi Tejaswani" w:date="2020-06-22T16:48:00Z">
        <w:r w:rsidR="007D083A">
          <w:rPr>
            <w:rFonts w:ascii="Times New Roman" w:hAnsi="Times New Roman"/>
          </w:rPr>
          <w:t>complete their</w:t>
        </w:r>
      </w:ins>
      <w:ins w:id="422" w:author="Chokka,Deepthi Tejaswani" w:date="2020-06-22T16:50:00Z">
        <w:r w:rsidR="007D083A">
          <w:rPr>
            <w:rFonts w:ascii="Times New Roman" w:hAnsi="Times New Roman"/>
          </w:rPr>
          <w:t xml:space="preserve"> order accordingly.</w:t>
        </w:r>
      </w:ins>
    </w:p>
    <w:p w:rsidR="00DC0999" w:rsidRPr="00DC0999" w:rsidRDefault="00DC0999" w:rsidP="00DC0999">
      <w:pPr>
        <w:rPr>
          <w:rFonts w:ascii="Times New Roman" w:hAnsi="Times New Roman"/>
        </w:rPr>
      </w:pPr>
    </w:p>
    <w:p w:rsidR="00070915" w:rsidRPr="00E0147F" w:rsidRDefault="00070915" w:rsidP="00070915">
      <w:pPr>
        <w:numPr>
          <w:ilvl w:val="0"/>
          <w:numId w:val="10"/>
        </w:numPr>
        <w:rPr>
          <w:rFonts w:ascii="Times New Roman" w:hAnsi="Times New Roman"/>
        </w:rPr>
      </w:pPr>
      <w:r w:rsidRPr="00E0147F">
        <w:rPr>
          <w:rFonts w:ascii="Times New Roman" w:hAnsi="Times New Roman"/>
          <w:b/>
        </w:rPr>
        <w:t>Offers:</w:t>
      </w:r>
      <w:r w:rsidRPr="00E0147F">
        <w:rPr>
          <w:rFonts w:ascii="Times New Roman" w:hAnsi="Times New Roman"/>
        </w:rPr>
        <w:t xml:space="preserve"> There is an option to apply</w:t>
      </w:r>
      <w:ins w:id="423" w:author="Chokka,Deepthi Tejaswani" w:date="2020-06-22T16:53:00Z">
        <w:r w:rsidR="00A168F0">
          <w:rPr>
            <w:rFonts w:ascii="Times New Roman" w:hAnsi="Times New Roman"/>
          </w:rPr>
          <w:t xml:space="preserve"> </w:t>
        </w:r>
        <w:r w:rsidR="00A168F0">
          <w:rPr>
            <w:rFonts w:ascii="Times New Roman" w:hAnsi="Times New Roman"/>
            <w:b/>
          </w:rPr>
          <w:t>promo code</w:t>
        </w:r>
      </w:ins>
      <w:del w:id="424" w:author="Chokka,Deepthi Tejaswani" w:date="2020-06-22T16:53:00Z">
        <w:r w:rsidRPr="00E0147F" w:rsidDel="00A168F0">
          <w:rPr>
            <w:rFonts w:ascii="Times New Roman" w:hAnsi="Times New Roman"/>
          </w:rPr>
          <w:delText xml:space="preserve"> PROMO CODE</w:delText>
        </w:r>
      </w:del>
      <w:r w:rsidRPr="00E0147F">
        <w:rPr>
          <w:rFonts w:ascii="Times New Roman" w:hAnsi="Times New Roman"/>
        </w:rPr>
        <w:t>. This provides a discount to the overall items in the cart.</w:t>
      </w:r>
    </w:p>
    <w:p w:rsidR="00070915" w:rsidRPr="00E0147F" w:rsidRDefault="00070915" w:rsidP="00070915">
      <w:pPr>
        <w:rPr>
          <w:rFonts w:ascii="Times New Roman" w:hAnsi="Times New Roman"/>
        </w:rPr>
      </w:pPr>
    </w:p>
    <w:p w:rsidR="007D083A" w:rsidRDefault="00070915" w:rsidP="002433A1">
      <w:pPr>
        <w:numPr>
          <w:ilvl w:val="0"/>
          <w:numId w:val="10"/>
        </w:numPr>
        <w:rPr>
          <w:ins w:id="425" w:author="Chokka,Deepthi Tejaswani" w:date="2020-06-22T16:52:00Z"/>
          <w:rFonts w:ascii="Times New Roman" w:hAnsi="Times New Roman"/>
        </w:rPr>
        <w:pPrChange w:id="426" w:author="Chokka,Deepthi Tejaswani" w:date="2020-06-22T16:51:00Z">
          <w:pPr>
            <w:pStyle w:val="ListParagraph"/>
          </w:pPr>
        </w:pPrChange>
      </w:pPr>
      <w:r w:rsidRPr="007D083A">
        <w:rPr>
          <w:rFonts w:ascii="Times New Roman" w:hAnsi="Times New Roman"/>
          <w:b/>
          <w:rPrChange w:id="427" w:author="Chokka,Deepthi Tejaswani" w:date="2020-06-22T16:51:00Z">
            <w:rPr>
              <w:rFonts w:ascii="Times New Roman" w:hAnsi="Times New Roman"/>
              <w:b/>
            </w:rPr>
          </w:rPrChange>
        </w:rPr>
        <w:t>Order history</w:t>
      </w:r>
      <w:r w:rsidRPr="007D083A">
        <w:rPr>
          <w:rFonts w:ascii="Times New Roman" w:hAnsi="Times New Roman"/>
          <w:szCs w:val="24"/>
          <w:rPrChange w:id="428" w:author="Chokka,Deepthi Tejaswani" w:date="2020-06-22T16:52:00Z">
            <w:rPr>
              <w:rFonts w:ascii="Times New Roman" w:hAnsi="Times New Roman"/>
              <w:b/>
            </w:rPr>
          </w:rPrChange>
        </w:rPr>
        <w:t>:</w:t>
      </w:r>
      <w:r w:rsidR="00174E40" w:rsidRPr="007D083A">
        <w:rPr>
          <w:rFonts w:ascii="Times New Roman" w:hAnsi="Times New Roman"/>
          <w:szCs w:val="24"/>
          <w:rPrChange w:id="429" w:author="Chokka,Deepthi Tejaswani" w:date="2020-06-22T16:52:00Z">
            <w:rPr>
              <w:rFonts w:ascii="Times New Roman" w:hAnsi="Times New Roman"/>
            </w:rPr>
          </w:rPrChange>
        </w:rPr>
        <w:t xml:space="preserve"> </w:t>
      </w:r>
      <w:del w:id="430" w:author="Chokka,Deepthi Tejaswani" w:date="2020-06-22T16:52:00Z">
        <w:r w:rsidR="00174E40" w:rsidRPr="007D083A" w:rsidDel="007D083A">
          <w:rPr>
            <w:rFonts w:ascii="Times New Roman" w:hAnsi="Times New Roman"/>
            <w:szCs w:val="24"/>
            <w:rPrChange w:id="431" w:author="Chokka,Deepthi Tejaswani" w:date="2020-06-22T16:52:00Z">
              <w:rPr>
                <w:rFonts w:ascii="Times New Roman" w:hAnsi="Times New Roman"/>
              </w:rPr>
            </w:rPrChange>
          </w:rPr>
          <w:delText xml:space="preserve"> </w:delText>
        </w:r>
      </w:del>
      <w:ins w:id="432" w:author="Chokka,Deepthi Tejaswani" w:date="2020-06-22T16:51:00Z">
        <w:r w:rsidR="007D083A" w:rsidRPr="007D083A">
          <w:rPr>
            <w:rFonts w:ascii="Times New Roman" w:hAnsi="Times New Roman"/>
            <w:bCs/>
            <w:color w:val="222222"/>
            <w:szCs w:val="24"/>
            <w:shd w:val="clear" w:color="auto" w:fill="FFFFFF"/>
            <w:rPrChange w:id="433" w:author="Chokka,Deepthi Tejaswani" w:date="2020-06-22T16:52:00Z">
              <w:rPr>
                <w:rFonts w:ascii="Arial" w:hAnsi="Arial" w:cs="Arial"/>
                <w:b/>
                <w:bCs/>
                <w:color w:val="222222"/>
                <w:shd w:val="clear" w:color="auto" w:fill="FFFFFF"/>
              </w:rPr>
            </w:rPrChange>
          </w:rPr>
          <w:t>Order history</w:t>
        </w:r>
        <w:r w:rsidR="00A168F0">
          <w:rPr>
            <w:rFonts w:ascii="Times New Roman" w:hAnsi="Times New Roman"/>
            <w:color w:val="222222"/>
            <w:szCs w:val="24"/>
            <w:shd w:val="clear" w:color="auto" w:fill="FFFFFF"/>
            <w:rPrChange w:id="434" w:author="Chokka,Deepthi Tejaswani" w:date="2020-06-22T16:52:00Z">
              <w:rPr>
                <w:rFonts w:ascii="Times New Roman" w:hAnsi="Times New Roman"/>
                <w:color w:val="222222"/>
                <w:szCs w:val="24"/>
                <w:shd w:val="clear" w:color="auto" w:fill="FFFFFF"/>
              </w:rPr>
            </w:rPrChange>
          </w:rPr>
          <w:t> is a convenient way for a customer</w:t>
        </w:r>
        <w:r w:rsidR="007D083A" w:rsidRPr="007D083A">
          <w:rPr>
            <w:rFonts w:ascii="Times New Roman" w:hAnsi="Times New Roman"/>
            <w:color w:val="222222"/>
            <w:szCs w:val="24"/>
            <w:shd w:val="clear" w:color="auto" w:fill="FFFFFF"/>
            <w:rPrChange w:id="435" w:author="Chokka,Deepthi Tejaswani" w:date="2020-06-22T16:52:00Z">
              <w:rPr>
                <w:rFonts w:ascii="Arial" w:hAnsi="Arial" w:cs="Arial"/>
                <w:color w:val="222222"/>
                <w:shd w:val="clear" w:color="auto" w:fill="FFFFFF"/>
              </w:rPr>
            </w:rPrChange>
          </w:rPr>
          <w:t xml:space="preserve"> to keep track of all current and past </w:t>
        </w:r>
        <w:r w:rsidR="007D083A" w:rsidRPr="007D083A">
          <w:rPr>
            <w:rFonts w:ascii="Times New Roman" w:hAnsi="Times New Roman"/>
            <w:bCs/>
            <w:color w:val="222222"/>
            <w:szCs w:val="24"/>
            <w:shd w:val="clear" w:color="auto" w:fill="FFFFFF"/>
            <w:rPrChange w:id="436" w:author="Chokka,Deepthi Tejaswani" w:date="2020-06-22T16:52:00Z">
              <w:rPr>
                <w:rFonts w:ascii="Arial" w:hAnsi="Arial" w:cs="Arial"/>
                <w:b/>
                <w:bCs/>
                <w:color w:val="222222"/>
                <w:shd w:val="clear" w:color="auto" w:fill="FFFFFF"/>
              </w:rPr>
            </w:rPrChange>
          </w:rPr>
          <w:t>orders</w:t>
        </w:r>
        <w:r w:rsidR="007D083A" w:rsidRPr="007D083A">
          <w:rPr>
            <w:rFonts w:ascii="Times New Roman" w:hAnsi="Times New Roman"/>
            <w:color w:val="222222"/>
            <w:szCs w:val="24"/>
            <w:shd w:val="clear" w:color="auto" w:fill="FFFFFF"/>
            <w:rPrChange w:id="437" w:author="Chokka,Deepthi Tejaswani" w:date="2020-06-22T16:52:00Z">
              <w:rPr>
                <w:rFonts w:ascii="Arial" w:hAnsi="Arial" w:cs="Arial"/>
                <w:color w:val="222222"/>
                <w:shd w:val="clear" w:color="auto" w:fill="FFFFFF"/>
              </w:rPr>
            </w:rPrChange>
          </w:rPr>
          <w:t> and their </w:t>
        </w:r>
        <w:r w:rsidR="007D083A" w:rsidRPr="007D083A">
          <w:rPr>
            <w:rFonts w:ascii="Times New Roman" w:hAnsi="Times New Roman"/>
            <w:bCs/>
            <w:color w:val="222222"/>
            <w:szCs w:val="24"/>
            <w:shd w:val="clear" w:color="auto" w:fill="FFFFFF"/>
            <w:rPrChange w:id="438" w:author="Chokka,Deepthi Tejaswani" w:date="2020-06-22T16:52:00Z">
              <w:rPr>
                <w:rFonts w:ascii="Arial" w:hAnsi="Arial" w:cs="Arial"/>
                <w:b/>
                <w:bCs/>
                <w:color w:val="222222"/>
                <w:shd w:val="clear" w:color="auto" w:fill="FFFFFF"/>
              </w:rPr>
            </w:rPrChange>
          </w:rPr>
          <w:t>status</w:t>
        </w:r>
        <w:r w:rsidR="007D083A" w:rsidRPr="007D083A">
          <w:rPr>
            <w:rFonts w:ascii="Times New Roman" w:hAnsi="Times New Roman"/>
            <w:color w:val="222222"/>
            <w:szCs w:val="24"/>
            <w:shd w:val="clear" w:color="auto" w:fill="FFFFFF"/>
            <w:rPrChange w:id="439" w:author="Chokka,Deepthi Tejaswani" w:date="2020-06-22T16:52:00Z">
              <w:rPr>
                <w:rFonts w:ascii="Arial" w:hAnsi="Arial" w:cs="Arial"/>
                <w:color w:val="222222"/>
                <w:shd w:val="clear" w:color="auto" w:fill="FFFFFF"/>
              </w:rPr>
            </w:rPrChange>
          </w:rPr>
          <w:t> in the </w:t>
        </w:r>
        <w:r w:rsidR="007D083A" w:rsidRPr="007D083A">
          <w:rPr>
            <w:rFonts w:ascii="Times New Roman" w:hAnsi="Times New Roman"/>
            <w:bCs/>
            <w:color w:val="222222"/>
            <w:szCs w:val="24"/>
            <w:shd w:val="clear" w:color="auto" w:fill="FFFFFF"/>
            <w:rPrChange w:id="440" w:author="Chokka,Deepthi Tejaswani" w:date="2020-06-22T16:52:00Z">
              <w:rPr>
                <w:rFonts w:ascii="Arial" w:hAnsi="Arial" w:cs="Arial"/>
                <w:b/>
                <w:bCs/>
                <w:color w:val="222222"/>
                <w:shd w:val="clear" w:color="auto" w:fill="FFFFFF"/>
              </w:rPr>
            </w:rPrChange>
          </w:rPr>
          <w:t>order</w:t>
        </w:r>
        <w:r w:rsidR="00A168F0">
          <w:rPr>
            <w:rFonts w:ascii="Times New Roman" w:hAnsi="Times New Roman"/>
            <w:color w:val="222222"/>
            <w:szCs w:val="24"/>
            <w:shd w:val="clear" w:color="auto" w:fill="FFFFFF"/>
            <w:rPrChange w:id="441" w:author="Chokka,Deepthi Tejaswani" w:date="2020-06-22T16:52:00Z">
              <w:rPr>
                <w:rFonts w:ascii="Times New Roman" w:hAnsi="Times New Roman"/>
                <w:color w:val="222222"/>
                <w:szCs w:val="24"/>
                <w:shd w:val="clear" w:color="auto" w:fill="FFFFFF"/>
              </w:rPr>
            </w:rPrChange>
          </w:rPr>
          <w:t> process. It allows the customer</w:t>
        </w:r>
        <w:r w:rsidR="007D083A" w:rsidRPr="007D083A">
          <w:rPr>
            <w:rFonts w:ascii="Times New Roman" w:hAnsi="Times New Roman"/>
            <w:color w:val="222222"/>
            <w:szCs w:val="24"/>
            <w:shd w:val="clear" w:color="auto" w:fill="FFFFFF"/>
            <w:rPrChange w:id="442" w:author="Chokka,Deepthi Tejaswani" w:date="2020-06-22T16:52:00Z">
              <w:rPr>
                <w:rFonts w:ascii="Arial" w:hAnsi="Arial" w:cs="Arial"/>
                <w:color w:val="222222"/>
                <w:shd w:val="clear" w:color="auto" w:fill="FFFFFF"/>
              </w:rPr>
            </w:rPrChange>
          </w:rPr>
          <w:t xml:space="preserve"> to get up-to-date information on each </w:t>
        </w:r>
        <w:r w:rsidR="007D083A" w:rsidRPr="007D083A">
          <w:rPr>
            <w:rFonts w:ascii="Times New Roman" w:hAnsi="Times New Roman"/>
            <w:bCs/>
            <w:color w:val="222222"/>
            <w:szCs w:val="24"/>
            <w:shd w:val="clear" w:color="auto" w:fill="FFFFFF"/>
            <w:rPrChange w:id="443" w:author="Chokka,Deepthi Tejaswani" w:date="2020-06-22T16:52:00Z">
              <w:rPr>
                <w:rFonts w:ascii="Arial" w:hAnsi="Arial" w:cs="Arial"/>
                <w:b/>
                <w:bCs/>
                <w:color w:val="222222"/>
                <w:shd w:val="clear" w:color="auto" w:fill="FFFFFF"/>
              </w:rPr>
            </w:rPrChange>
          </w:rPr>
          <w:t>order</w:t>
        </w:r>
        <w:r w:rsidR="007D083A" w:rsidRPr="007D083A">
          <w:rPr>
            <w:rFonts w:ascii="Times New Roman" w:hAnsi="Times New Roman"/>
            <w:color w:val="222222"/>
            <w:szCs w:val="24"/>
            <w:shd w:val="clear" w:color="auto" w:fill="FFFFFF"/>
            <w:rPrChange w:id="444" w:author="Chokka,Deepthi Tejaswani" w:date="2020-06-22T16:52:00Z">
              <w:rPr>
                <w:rFonts w:ascii="Arial" w:hAnsi="Arial" w:cs="Arial"/>
                <w:color w:val="222222"/>
                <w:shd w:val="clear" w:color="auto" w:fill="FFFFFF"/>
              </w:rPr>
            </w:rPrChange>
          </w:rPr>
          <w:t> placed online, including shipping updates, delivery, and payment details.</w:t>
        </w:r>
      </w:ins>
    </w:p>
    <w:p w:rsidR="00070915" w:rsidDel="007D083A" w:rsidRDefault="00174E40" w:rsidP="007D083A">
      <w:pPr>
        <w:rPr>
          <w:del w:id="445" w:author="Chokka,Deepthi Tejaswani" w:date="2020-06-22T16:51:00Z"/>
          <w:rFonts w:ascii="Times New Roman" w:hAnsi="Times New Roman"/>
        </w:rPr>
        <w:pPrChange w:id="446" w:author="Chokka,Deepthi Tejaswani" w:date="2020-06-22T16:52:00Z">
          <w:pPr>
            <w:numPr>
              <w:numId w:val="10"/>
            </w:numPr>
            <w:ind w:left="1080" w:hanging="360"/>
          </w:pPr>
        </w:pPrChange>
      </w:pPr>
      <w:del w:id="447" w:author="Chokka,Deepthi Tejaswani" w:date="2020-06-22T16:51:00Z">
        <w:r w:rsidDel="007D083A">
          <w:rPr>
            <w:rFonts w:ascii="Times New Roman" w:hAnsi="Times New Roman"/>
          </w:rPr>
          <w:delText>K</w:delText>
        </w:r>
        <w:r w:rsidR="00070915" w:rsidRPr="00E0147F" w:rsidDel="007D083A">
          <w:rPr>
            <w:rFonts w:ascii="Times New Roman" w:hAnsi="Times New Roman"/>
          </w:rPr>
          <w:delText>eep</w:delText>
        </w:r>
        <w:r w:rsidDel="007D083A">
          <w:rPr>
            <w:rFonts w:ascii="Times New Roman" w:hAnsi="Times New Roman"/>
          </w:rPr>
          <w:delText>s</w:delText>
        </w:r>
        <w:r w:rsidR="00070915" w:rsidRPr="00E0147F" w:rsidDel="007D083A">
          <w:rPr>
            <w:rFonts w:ascii="Times New Roman" w:hAnsi="Times New Roman"/>
          </w:rPr>
          <w:delText xml:space="preserve"> track of all current and past orders and their status in the order process.</w:delText>
        </w:r>
      </w:del>
    </w:p>
    <w:p w:rsidR="00D83F2F" w:rsidRPr="007D083A" w:rsidRDefault="00D83F2F" w:rsidP="007D083A">
      <w:pPr>
        <w:rPr>
          <w:rFonts w:ascii="Times New Roman" w:hAnsi="Times New Roman"/>
          <w:rPrChange w:id="448" w:author="Chokka,Deepthi Tejaswani" w:date="2020-06-22T16:51:00Z">
            <w:rPr>
              <w:rFonts w:ascii="Times New Roman" w:hAnsi="Times New Roman"/>
            </w:rPr>
          </w:rPrChange>
        </w:rPr>
        <w:pPrChange w:id="449" w:author="Chokka,Deepthi Tejaswani" w:date="2020-06-22T16:52:00Z">
          <w:pPr>
            <w:pStyle w:val="ListParagraph"/>
          </w:pPr>
        </w:pPrChange>
      </w:pPr>
    </w:p>
    <w:p w:rsidR="00D83F2F" w:rsidRDefault="00D83F2F" w:rsidP="00070915">
      <w:pPr>
        <w:numPr>
          <w:ilvl w:val="0"/>
          <w:numId w:val="10"/>
        </w:numPr>
        <w:rPr>
          <w:rFonts w:ascii="Times New Roman" w:hAnsi="Times New Roman"/>
          <w:b/>
        </w:rPr>
      </w:pPr>
      <w:r>
        <w:rPr>
          <w:rFonts w:ascii="Times New Roman" w:hAnsi="Times New Roman"/>
          <w:b/>
        </w:rPr>
        <w:t xml:space="preserve">Order management: </w:t>
      </w:r>
      <w:r w:rsidR="005D75BA">
        <w:rPr>
          <w:rFonts w:ascii="Times New Roman" w:hAnsi="Times New Roman"/>
        </w:rPr>
        <w:t>A</w:t>
      </w:r>
      <w:r w:rsidRPr="00D83F2F">
        <w:rPr>
          <w:rFonts w:ascii="Times New Roman" w:hAnsi="Times New Roman"/>
        </w:rPr>
        <w:t>n individual</w:t>
      </w:r>
      <w:r w:rsidR="005D75BA">
        <w:rPr>
          <w:rFonts w:ascii="Times New Roman" w:hAnsi="Times New Roman"/>
        </w:rPr>
        <w:t xml:space="preserve"> can</w:t>
      </w:r>
      <w:r w:rsidRPr="00D83F2F">
        <w:rPr>
          <w:rFonts w:ascii="Times New Roman" w:hAnsi="Times New Roman"/>
        </w:rPr>
        <w:t xml:space="preserve"> </w:t>
      </w:r>
      <w:r w:rsidRPr="005D75BA">
        <w:rPr>
          <w:rFonts w:ascii="Times New Roman" w:hAnsi="Times New Roman"/>
          <w:b/>
        </w:rPr>
        <w:t>return</w:t>
      </w:r>
      <w:r w:rsidRPr="00D83F2F">
        <w:rPr>
          <w:rFonts w:ascii="Times New Roman" w:hAnsi="Times New Roman"/>
        </w:rPr>
        <w:t xml:space="preserve"> or </w:t>
      </w:r>
      <w:r w:rsidRPr="005D75BA">
        <w:rPr>
          <w:rFonts w:ascii="Times New Roman" w:hAnsi="Times New Roman"/>
          <w:b/>
        </w:rPr>
        <w:t>cancel</w:t>
      </w:r>
      <w:r w:rsidRPr="00D83F2F">
        <w:rPr>
          <w:rFonts w:ascii="Times New Roman" w:hAnsi="Times New Roman"/>
        </w:rPr>
        <w:t xml:space="preserve"> the </w:t>
      </w:r>
      <w:r w:rsidRPr="005D75BA">
        <w:rPr>
          <w:rFonts w:ascii="Times New Roman" w:hAnsi="Times New Roman"/>
          <w:b/>
        </w:rPr>
        <w:t>order</w:t>
      </w:r>
      <w:r w:rsidRPr="00D83F2F">
        <w:rPr>
          <w:rFonts w:ascii="Times New Roman" w:hAnsi="Times New Roman"/>
        </w:rPr>
        <w:t xml:space="preserve"> which has already been placed </w:t>
      </w:r>
      <w:r w:rsidR="005D75BA">
        <w:rPr>
          <w:rFonts w:ascii="Times New Roman" w:hAnsi="Times New Roman"/>
        </w:rPr>
        <w:t>earlier.</w:t>
      </w:r>
    </w:p>
    <w:p w:rsidR="00D83F2F" w:rsidRDefault="00D83F2F" w:rsidP="00D83F2F">
      <w:pPr>
        <w:pStyle w:val="ListParagraph"/>
        <w:rPr>
          <w:rFonts w:ascii="Times New Roman" w:hAnsi="Times New Roman"/>
          <w:b/>
        </w:rPr>
      </w:pPr>
    </w:p>
    <w:p w:rsidR="00D83F2F" w:rsidRPr="00D83F2F" w:rsidRDefault="00D83F2F" w:rsidP="00070915">
      <w:pPr>
        <w:numPr>
          <w:ilvl w:val="0"/>
          <w:numId w:val="10"/>
        </w:numPr>
        <w:rPr>
          <w:rFonts w:ascii="Times New Roman" w:hAnsi="Times New Roman"/>
          <w:b/>
        </w:rPr>
      </w:pPr>
      <w:r w:rsidRPr="00D83F2F">
        <w:rPr>
          <w:rFonts w:ascii="Times New Roman" w:hAnsi="Times New Roman"/>
          <w:b/>
        </w:rPr>
        <w:t>Live Chat:</w:t>
      </w:r>
      <w:r>
        <w:rPr>
          <w:rFonts w:ascii="Times New Roman" w:hAnsi="Times New Roman"/>
          <w:b/>
        </w:rPr>
        <w:t xml:space="preserve"> </w:t>
      </w:r>
      <w:r>
        <w:rPr>
          <w:rFonts w:ascii="Times New Roman" w:hAnsi="Times New Roman"/>
          <w:shd w:val="clear" w:color="auto" w:fill="FFFFFF"/>
        </w:rPr>
        <w:t>Allows an individual</w:t>
      </w:r>
      <w:r w:rsidRPr="00D83F2F">
        <w:rPr>
          <w:rFonts w:ascii="Times New Roman" w:hAnsi="Times New Roman"/>
          <w:shd w:val="clear" w:color="auto" w:fill="FFFFFF"/>
        </w:rPr>
        <w:t xml:space="preserve"> to give quick</w:t>
      </w:r>
      <w:r>
        <w:rPr>
          <w:rFonts w:ascii="Times New Roman" w:hAnsi="Times New Roman"/>
          <w:shd w:val="clear" w:color="auto" w:fill="FFFFFF"/>
        </w:rPr>
        <w:t xml:space="preserve"> answers to questions about a</w:t>
      </w:r>
      <w:r w:rsidRPr="00D83F2F">
        <w:rPr>
          <w:rFonts w:ascii="Times New Roman" w:hAnsi="Times New Roman"/>
          <w:shd w:val="clear" w:color="auto" w:fill="FFFFFF"/>
        </w:rPr>
        <w:t xml:space="preserve"> products, solve </w:t>
      </w:r>
      <w:r>
        <w:rPr>
          <w:rFonts w:ascii="Times New Roman" w:hAnsi="Times New Roman"/>
          <w:shd w:val="clear" w:color="auto" w:fill="FFFFFF"/>
        </w:rPr>
        <w:t>problems faster, and assure customers that someone is there when they are in need. This improves</w:t>
      </w:r>
      <w:r w:rsidRPr="00D83F2F">
        <w:rPr>
          <w:rFonts w:ascii="Times New Roman" w:hAnsi="Times New Roman"/>
          <w:shd w:val="clear" w:color="auto" w:fill="FFFFFF"/>
        </w:rPr>
        <w:t xml:space="preserve"> both customer service and loyalty.</w:t>
      </w:r>
    </w:p>
    <w:p w:rsidR="00070915" w:rsidRPr="00E0147F" w:rsidRDefault="00070915" w:rsidP="00070915">
      <w:pPr>
        <w:rPr>
          <w:rFonts w:ascii="Times New Roman" w:hAnsi="Times New Roman"/>
        </w:rPr>
      </w:pPr>
    </w:p>
    <w:p w:rsidR="00070915" w:rsidRPr="00E0147F" w:rsidRDefault="00070915" w:rsidP="00070915">
      <w:pPr>
        <w:numPr>
          <w:ilvl w:val="0"/>
          <w:numId w:val="10"/>
        </w:numPr>
        <w:rPr>
          <w:rFonts w:ascii="Times New Roman" w:hAnsi="Times New Roman"/>
        </w:rPr>
      </w:pPr>
      <w:r w:rsidRPr="00E0147F">
        <w:rPr>
          <w:rFonts w:ascii="Times New Roman" w:hAnsi="Times New Roman"/>
          <w:b/>
        </w:rPr>
        <w:t>Sign-Out:</w:t>
      </w:r>
      <w:r w:rsidRPr="00E0147F">
        <w:rPr>
          <w:rFonts w:ascii="Times New Roman" w:hAnsi="Times New Roman"/>
        </w:rPr>
        <w:t xml:space="preserve"> This button sign out the currently signed-in user. When no user is signed in, pressing this button has no effect.</w:t>
      </w:r>
    </w:p>
    <w:p w:rsidR="00070915" w:rsidRPr="00E0147F" w:rsidRDefault="00070915" w:rsidP="00070915">
      <w:pPr>
        <w:rPr>
          <w:rFonts w:ascii="Times New Roman" w:hAnsi="Times New Roman"/>
        </w:rPr>
      </w:pPr>
    </w:p>
    <w:p w:rsidR="00070915" w:rsidRPr="00E0147F" w:rsidRDefault="00070915" w:rsidP="00070915">
      <w:pPr>
        <w:numPr>
          <w:ilvl w:val="0"/>
          <w:numId w:val="10"/>
        </w:numPr>
        <w:rPr>
          <w:rFonts w:ascii="Times New Roman" w:hAnsi="Times New Roman"/>
        </w:rPr>
      </w:pPr>
      <w:r w:rsidRPr="00E0147F">
        <w:rPr>
          <w:rFonts w:ascii="Times New Roman" w:hAnsi="Times New Roman"/>
          <w:b/>
        </w:rPr>
        <w:t>Contact us:</w:t>
      </w:r>
      <w:r w:rsidRPr="00E0147F">
        <w:rPr>
          <w:rFonts w:ascii="Times New Roman" w:hAnsi="Times New Roman"/>
        </w:rPr>
        <w:t xml:space="preserve"> This is used to provide a set of contacts so as to reach people for assistance.</w:t>
      </w:r>
      <w:ins w:id="450" w:author="Chokka,Deepthi Tejaswani" w:date="2020-06-22T16:40:00Z">
        <w:r w:rsidR="00A02055">
          <w:rPr>
            <w:rFonts w:ascii="Times New Roman" w:hAnsi="Times New Roman"/>
          </w:rPr>
          <w:t xml:space="preserve"> The set of contacts include </w:t>
        </w:r>
      </w:ins>
      <w:ins w:id="451" w:author="Chokka,Deepthi Tejaswani" w:date="2020-06-22T16:41:00Z">
        <w:r w:rsidR="00A02055">
          <w:rPr>
            <w:rFonts w:ascii="Times New Roman" w:hAnsi="Times New Roman"/>
          </w:rPr>
          <w:t xml:space="preserve">email address, telephone number, </w:t>
        </w:r>
      </w:ins>
      <w:ins w:id="452" w:author="Chokka,Deepthi Tejaswani" w:date="2020-06-22T16:42:00Z">
        <w:r w:rsidR="00A02055">
          <w:rPr>
            <w:rFonts w:ascii="Times New Roman" w:hAnsi="Times New Roman"/>
          </w:rPr>
          <w:t>a postal addre</w:t>
        </w:r>
        <w:r w:rsidR="007D083A">
          <w:rPr>
            <w:rFonts w:ascii="Times New Roman" w:hAnsi="Times New Roman"/>
          </w:rPr>
          <w:t>ss, links to social media,</w:t>
        </w:r>
      </w:ins>
      <w:ins w:id="453" w:author="Chokka,Deepthi Tejaswani" w:date="2020-06-22T16:43:00Z">
        <w:r w:rsidR="007D083A">
          <w:rPr>
            <w:rFonts w:ascii="Times New Roman" w:hAnsi="Times New Roman"/>
          </w:rPr>
          <w:t xml:space="preserve"> </w:t>
        </w:r>
      </w:ins>
      <w:ins w:id="454" w:author="Chokka,Deepthi Tejaswani" w:date="2020-06-22T16:42:00Z">
        <w:r w:rsidR="007D083A">
          <w:rPr>
            <w:rFonts w:ascii="Times New Roman" w:hAnsi="Times New Roman"/>
          </w:rPr>
          <w:t>etc.</w:t>
        </w:r>
      </w:ins>
    </w:p>
    <w:p w:rsidR="00070915" w:rsidRPr="00E0147F" w:rsidRDefault="00070915" w:rsidP="00070915">
      <w:pPr>
        <w:rPr>
          <w:rFonts w:ascii="Times New Roman" w:hAnsi="Times New Roman"/>
        </w:rPr>
      </w:pPr>
    </w:p>
    <w:p w:rsidR="00070915" w:rsidRPr="00E0147F" w:rsidRDefault="00070915" w:rsidP="00D71118">
      <w:pPr>
        <w:numPr>
          <w:ilvl w:val="0"/>
          <w:numId w:val="10"/>
        </w:numPr>
        <w:rPr>
          <w:rFonts w:ascii="Times New Roman" w:hAnsi="Times New Roman"/>
        </w:rPr>
        <w:pPrChange w:id="455" w:author="Chokka,Deepthi Tejaswani" w:date="2020-06-20T22:27:00Z">
          <w:pPr>
            <w:numPr>
              <w:numId w:val="10"/>
            </w:numPr>
            <w:ind w:left="1080" w:hanging="360"/>
          </w:pPr>
        </w:pPrChange>
      </w:pPr>
      <w:r w:rsidRPr="00E0147F">
        <w:rPr>
          <w:rFonts w:ascii="Times New Roman" w:hAnsi="Times New Roman"/>
          <w:b/>
        </w:rPr>
        <w:t>Share App:</w:t>
      </w:r>
      <w:r w:rsidRPr="00E0147F">
        <w:rPr>
          <w:rFonts w:ascii="Times New Roman" w:hAnsi="Times New Roman"/>
        </w:rPr>
        <w:t xml:space="preserve"> This </w:t>
      </w:r>
      <w:ins w:id="456" w:author="Chokka,Deepthi Tejaswani" w:date="2020-06-22T16:35:00Z">
        <w:r w:rsidR="00A02055">
          <w:rPr>
            <w:rFonts w:ascii="Times New Roman" w:hAnsi="Times New Roman"/>
          </w:rPr>
          <w:t xml:space="preserve">functionality </w:t>
        </w:r>
      </w:ins>
      <w:r w:rsidRPr="00E0147F">
        <w:rPr>
          <w:rFonts w:ascii="Times New Roman" w:hAnsi="Times New Roman"/>
        </w:rPr>
        <w:t xml:space="preserve">is used to share </w:t>
      </w:r>
      <w:ins w:id="457" w:author="Chokka,Deepthi Tejaswani" w:date="2020-06-22T16:35:00Z">
        <w:r w:rsidR="00A02055">
          <w:rPr>
            <w:rFonts w:ascii="Times New Roman" w:hAnsi="Times New Roman"/>
          </w:rPr>
          <w:t>our</w:t>
        </w:r>
      </w:ins>
      <w:del w:id="458" w:author="Chokka,Deepthi Tejaswani" w:date="2020-06-22T16:35:00Z">
        <w:r w:rsidRPr="00E0147F" w:rsidDel="00A02055">
          <w:rPr>
            <w:rFonts w:ascii="Times New Roman" w:hAnsi="Times New Roman"/>
          </w:rPr>
          <w:delText>this</w:delText>
        </w:r>
      </w:del>
      <w:r w:rsidRPr="00E0147F">
        <w:rPr>
          <w:rFonts w:ascii="Times New Roman" w:hAnsi="Times New Roman"/>
        </w:rPr>
        <w:t xml:space="preserve"> </w:t>
      </w:r>
      <w:ins w:id="459" w:author="Chokka,Deepthi Tejaswani" w:date="2020-06-22T16:37:00Z">
        <w:r w:rsidR="00A02055">
          <w:rPr>
            <w:rFonts w:ascii="Times New Roman" w:hAnsi="Times New Roman"/>
          </w:rPr>
          <w:t>current application to another</w:t>
        </w:r>
      </w:ins>
      <w:ins w:id="460" w:author="Chokka,Deepthi Tejaswani" w:date="2020-06-22T16:38:00Z">
        <w:r w:rsidR="00A02055">
          <w:rPr>
            <w:rFonts w:ascii="Times New Roman" w:hAnsi="Times New Roman"/>
          </w:rPr>
          <w:t xml:space="preserve"> pre-existing one</w:t>
        </w:r>
      </w:ins>
      <w:ins w:id="461" w:author="Chokka,Deepthi Tejaswani" w:date="2020-06-22T16:37:00Z">
        <w:r w:rsidR="00A02055">
          <w:rPr>
            <w:rFonts w:ascii="Times New Roman" w:hAnsi="Times New Roman"/>
          </w:rPr>
          <w:t xml:space="preserve">. Thus this enables </w:t>
        </w:r>
      </w:ins>
      <w:ins w:id="462" w:author="Chokka,Deepthi Tejaswani" w:date="2020-06-22T16:38:00Z">
        <w:r w:rsidR="00A02055">
          <w:rPr>
            <w:rFonts w:ascii="Times New Roman" w:hAnsi="Times New Roman"/>
          </w:rPr>
          <w:t>sharing of application to another user</w:t>
        </w:r>
      </w:ins>
      <w:del w:id="463" w:author="Chokka,Deepthi Tejaswani" w:date="2020-06-22T16:38:00Z">
        <w:r w:rsidRPr="00E0147F" w:rsidDel="00A02055">
          <w:rPr>
            <w:rFonts w:ascii="Times New Roman" w:hAnsi="Times New Roman"/>
          </w:rPr>
          <w:delText>application</w:delText>
        </w:r>
      </w:del>
      <w:del w:id="464" w:author="Chokka,Deepthi Tejaswani" w:date="2020-06-22T16:37:00Z">
        <w:r w:rsidRPr="00E0147F" w:rsidDel="00A02055">
          <w:rPr>
            <w:rFonts w:ascii="Times New Roman" w:hAnsi="Times New Roman"/>
          </w:rPr>
          <w:delText xml:space="preserve"> wit</w:delText>
        </w:r>
      </w:del>
      <w:del w:id="465" w:author="Chokka,Deepthi Tejaswani" w:date="2020-06-22T16:35:00Z">
        <w:r w:rsidRPr="00E0147F" w:rsidDel="00A02055">
          <w:rPr>
            <w:rFonts w:ascii="Times New Roman" w:hAnsi="Times New Roman"/>
          </w:rPr>
          <w:delText>h</w:delText>
        </w:r>
      </w:del>
      <w:del w:id="466" w:author="Chokka,Deepthi Tejaswani" w:date="2020-06-22T16:38:00Z">
        <w:r w:rsidRPr="00E0147F" w:rsidDel="00A02055">
          <w:rPr>
            <w:rFonts w:ascii="Times New Roman" w:hAnsi="Times New Roman"/>
          </w:rPr>
          <w:delText xml:space="preserve"> other users</w:delText>
        </w:r>
      </w:del>
      <w:r w:rsidRPr="00E0147F">
        <w:rPr>
          <w:rFonts w:ascii="Times New Roman" w:hAnsi="Times New Roman"/>
        </w:rPr>
        <w:t>.</w:t>
      </w:r>
    </w:p>
    <w:p w:rsidR="00070915" w:rsidRPr="00E0147F" w:rsidRDefault="00070915" w:rsidP="00070915">
      <w:pPr>
        <w:rPr>
          <w:rFonts w:ascii="Times New Roman" w:hAnsi="Times New Roman"/>
        </w:rPr>
      </w:pPr>
    </w:p>
    <w:p w:rsidR="00982E85" w:rsidRPr="00982E85" w:rsidRDefault="00070915" w:rsidP="002433A1">
      <w:pPr>
        <w:numPr>
          <w:ilvl w:val="0"/>
          <w:numId w:val="10"/>
        </w:numPr>
        <w:rPr>
          <w:ins w:id="467" w:author="Chokka,Deepthi Tejaswani" w:date="2020-06-21T20:49:00Z"/>
          <w:rFonts w:ascii="Times New Roman" w:hAnsi="Times New Roman"/>
          <w:rPrChange w:id="468" w:author="Chokka,Deepthi Tejaswani" w:date="2020-06-21T20:49:00Z">
            <w:rPr>
              <w:ins w:id="469" w:author="Chokka,Deepthi Tejaswani" w:date="2020-06-21T20:49:00Z"/>
            </w:rPr>
          </w:rPrChange>
        </w:rPr>
        <w:pPrChange w:id="470" w:author="Chokka,Deepthi Tejaswani" w:date="2020-06-21T20:49:00Z">
          <w:pPr/>
        </w:pPrChange>
      </w:pPr>
      <w:r w:rsidRPr="00982E85">
        <w:rPr>
          <w:rFonts w:ascii="Times New Roman" w:hAnsi="Times New Roman"/>
          <w:b/>
          <w:rPrChange w:id="471" w:author="Chokka,Deepthi Tejaswani" w:date="2020-06-21T20:49:00Z">
            <w:rPr>
              <w:rFonts w:ascii="Times New Roman" w:hAnsi="Times New Roman"/>
              <w:b/>
            </w:rPr>
          </w:rPrChange>
        </w:rPr>
        <w:t>About Us:</w:t>
      </w:r>
      <w:r w:rsidRPr="00982E85">
        <w:rPr>
          <w:rFonts w:ascii="Times New Roman" w:hAnsi="Times New Roman"/>
          <w:rPrChange w:id="472" w:author="Chokka,Deepthi Tejaswani" w:date="2020-06-21T20:49:00Z">
            <w:rPr>
              <w:rFonts w:ascii="Times New Roman" w:hAnsi="Times New Roman"/>
            </w:rPr>
          </w:rPrChange>
        </w:rPr>
        <w:t xml:space="preserve"> </w:t>
      </w:r>
      <w:ins w:id="473" w:author="Chokka,Deepthi Tejaswani" w:date="2020-06-21T20:49:00Z">
        <w:r w:rsidR="00982E85" w:rsidRPr="00982E85">
          <w:rPr>
            <w:b/>
            <w:bCs/>
            <w:color w:val="0E101A"/>
          </w:rPr>
          <w:t> </w:t>
        </w:r>
        <w:r w:rsidR="00982E85" w:rsidRPr="00982E85">
          <w:t>This gives detailed information of about the application. This further informs an individual who uses that application about the company and their respective operations. This provides a visitor with a glimpse of the company and provides more insight into the business that the application makes.</w:t>
        </w:r>
      </w:ins>
    </w:p>
    <w:p w:rsidR="00070915" w:rsidDel="00FC5378" w:rsidRDefault="00070915" w:rsidP="00982E85">
      <w:pPr>
        <w:rPr>
          <w:del w:id="474" w:author="Chokka,Deepthi Tejaswani" w:date="2020-06-21T20:46:00Z"/>
          <w:rFonts w:ascii="Times New Roman" w:hAnsi="Times New Roman"/>
        </w:rPr>
        <w:pPrChange w:id="475" w:author="Chokka,Deepthi Tejaswani" w:date="2020-06-21T20:49:00Z">
          <w:pPr/>
        </w:pPrChange>
      </w:pPr>
      <w:del w:id="476" w:author="Chokka,Deepthi Tejaswani" w:date="2020-06-21T20:49:00Z">
        <w:r w:rsidRPr="00E0147F" w:rsidDel="00982E85">
          <w:rPr>
            <w:rFonts w:ascii="Times New Roman" w:hAnsi="Times New Roman"/>
          </w:rPr>
          <w:delText>This gives a detailed information of about the application.</w:delText>
        </w:r>
      </w:del>
    </w:p>
    <w:p w:rsidR="00070915" w:rsidRPr="00FC5378" w:rsidRDefault="00070915" w:rsidP="00982E85">
      <w:pPr>
        <w:rPr>
          <w:rFonts w:ascii="Times New Roman" w:hAnsi="Times New Roman"/>
          <w:rPrChange w:id="477" w:author="Chokka,Deepthi Tejaswani" w:date="2020-06-21T20:46:00Z">
            <w:rPr>
              <w:rFonts w:ascii="Times New Roman" w:hAnsi="Times New Roman"/>
            </w:rPr>
          </w:rPrChange>
        </w:rPr>
        <w:pPrChange w:id="478" w:author="Chokka,Deepthi Tejaswani" w:date="2020-06-21T20:49:00Z">
          <w:pPr/>
        </w:pPrChange>
      </w:pPr>
    </w:p>
    <w:p w:rsidR="00070915" w:rsidRPr="00174E40" w:rsidRDefault="00070915" w:rsidP="00FC5378">
      <w:pPr>
        <w:numPr>
          <w:ilvl w:val="0"/>
          <w:numId w:val="10"/>
        </w:numPr>
        <w:rPr>
          <w:rFonts w:ascii="Times New Roman" w:hAnsi="Times New Roman"/>
        </w:rPr>
      </w:pPr>
      <w:r w:rsidRPr="00E0147F">
        <w:rPr>
          <w:rFonts w:ascii="Times New Roman" w:hAnsi="Times New Roman"/>
          <w:b/>
        </w:rPr>
        <w:t>FAQ’s:</w:t>
      </w:r>
      <w:r w:rsidRPr="00E0147F">
        <w:rPr>
          <w:rFonts w:ascii="Times New Roman" w:hAnsi="Times New Roman"/>
        </w:rPr>
        <w:t xml:space="preserve"> </w:t>
      </w:r>
      <w:ins w:id="479" w:author="Chokka,Deepthi Tejaswani" w:date="2020-06-21T20:44:00Z">
        <w:r w:rsidR="00FC5378" w:rsidRPr="00FC5378">
          <w:rPr>
            <w:rFonts w:ascii="Times New Roman" w:hAnsi="Times New Roman"/>
          </w:rPr>
          <w:t>Provides information about frequently asked questions or concerns that the customer usually has when an individual uses the application. This usually comprises of text which further consists of most prominently asked questions along with their respective answers to resolve their doubt.</w:t>
        </w:r>
      </w:ins>
      <w:del w:id="480" w:author="Chokka,Deepthi Tejaswani" w:date="2020-06-21T20:44:00Z">
        <w:r w:rsidRPr="00E0147F" w:rsidDel="00FC5378">
          <w:rPr>
            <w:rFonts w:ascii="Times New Roman" w:hAnsi="Times New Roman"/>
          </w:rPr>
          <w:delText>Provides information about frequently asked questions.</w:delText>
        </w:r>
      </w:del>
    </w:p>
    <w:p w:rsidR="00070915" w:rsidRPr="00E0147F" w:rsidRDefault="004B1E75" w:rsidP="003A40D1">
      <w:pPr>
        <w:pStyle w:val="Heading1"/>
        <w:rPr>
          <w:rFonts w:ascii="Times New Roman" w:hAnsi="Times New Roman"/>
        </w:rPr>
      </w:pPr>
      <w:r>
        <w:rPr>
          <w:rFonts w:ascii="Times New Roman" w:hAnsi="Times New Roman"/>
        </w:rPr>
        <w:lastRenderedPageBreak/>
        <w:tab/>
      </w:r>
      <w:r w:rsidR="00D46641">
        <w:rPr>
          <w:rFonts w:ascii="Times New Roman" w:hAnsi="Times New Roman"/>
        </w:rPr>
        <w:tab/>
      </w:r>
      <w:r>
        <w:rPr>
          <w:rFonts w:ascii="Times New Roman" w:hAnsi="Times New Roman"/>
        </w:rPr>
        <w:tab/>
      </w:r>
      <w:r w:rsidR="00070915" w:rsidRPr="00E0147F">
        <w:rPr>
          <w:rFonts w:ascii="Times New Roman" w:hAnsi="Times New Roman"/>
        </w:rPr>
        <w:t>Admin:</w:t>
      </w:r>
    </w:p>
    <w:p w:rsidR="00174E40" w:rsidRPr="00174E40" w:rsidRDefault="00174E40" w:rsidP="00174E40">
      <w:pPr>
        <w:numPr>
          <w:ilvl w:val="0"/>
          <w:numId w:val="11"/>
        </w:numPr>
        <w:rPr>
          <w:rFonts w:ascii="Times New Roman" w:hAnsi="Times New Roman"/>
        </w:rPr>
      </w:pPr>
      <w:r>
        <w:rPr>
          <w:rFonts w:ascii="Times New Roman" w:hAnsi="Times New Roman"/>
          <w:b/>
        </w:rPr>
        <w:t>Login</w:t>
      </w:r>
      <w:r w:rsidR="00070915" w:rsidRPr="00E0147F">
        <w:rPr>
          <w:rFonts w:ascii="Times New Roman" w:hAnsi="Times New Roman"/>
          <w:b/>
        </w:rPr>
        <w:t xml:space="preserve"> Page:</w:t>
      </w:r>
      <w:r w:rsidR="00070915" w:rsidRPr="00E0147F">
        <w:rPr>
          <w:rFonts w:ascii="Times New Roman" w:hAnsi="Times New Roman"/>
        </w:rPr>
        <w:t xml:space="preserve"> As soon as the admin gives his login details and clicks upon the sign-in button, it validates the details to log in successfully.</w:t>
      </w:r>
    </w:p>
    <w:p w:rsidR="00070915" w:rsidRPr="00E0147F" w:rsidRDefault="00070915" w:rsidP="00070915">
      <w:pPr>
        <w:ind w:left="720"/>
        <w:rPr>
          <w:rFonts w:ascii="Times New Roman" w:hAnsi="Times New Roman"/>
        </w:rPr>
      </w:pPr>
    </w:p>
    <w:p w:rsidR="006447B5" w:rsidRDefault="006447B5" w:rsidP="00174E40">
      <w:pPr>
        <w:numPr>
          <w:ilvl w:val="0"/>
          <w:numId w:val="11"/>
        </w:numPr>
        <w:rPr>
          <w:rFonts w:ascii="Times New Roman" w:hAnsi="Times New Roman"/>
          <w:b/>
        </w:rPr>
      </w:pPr>
      <w:r>
        <w:rPr>
          <w:rFonts w:ascii="Times New Roman" w:hAnsi="Times New Roman"/>
          <w:b/>
        </w:rPr>
        <w:t xml:space="preserve">Live Chat: </w:t>
      </w:r>
      <w:r w:rsidRPr="006447B5">
        <w:rPr>
          <w:rFonts w:ascii="Times New Roman" w:hAnsi="Times New Roman"/>
        </w:rPr>
        <w:t>The questions which were being asked by the customers are being answered by the admin.</w:t>
      </w:r>
      <w:r>
        <w:rPr>
          <w:rFonts w:ascii="Times New Roman" w:hAnsi="Times New Roman"/>
          <w:b/>
        </w:rPr>
        <w:t xml:space="preserve"> </w:t>
      </w:r>
    </w:p>
    <w:p w:rsidR="006447B5" w:rsidRDefault="006447B5" w:rsidP="006447B5">
      <w:pPr>
        <w:pStyle w:val="ListParagraph"/>
        <w:rPr>
          <w:rFonts w:ascii="Times New Roman" w:hAnsi="Times New Roman"/>
          <w:b/>
        </w:rPr>
      </w:pPr>
    </w:p>
    <w:p w:rsidR="00DC0999" w:rsidRPr="00DC0999" w:rsidRDefault="00DC0999" w:rsidP="00174E40">
      <w:pPr>
        <w:numPr>
          <w:ilvl w:val="0"/>
          <w:numId w:val="11"/>
        </w:numPr>
        <w:rPr>
          <w:rFonts w:ascii="Times New Roman" w:hAnsi="Times New Roman"/>
          <w:b/>
        </w:rPr>
      </w:pPr>
      <w:r w:rsidRPr="00DC0999">
        <w:rPr>
          <w:rFonts w:ascii="Times New Roman" w:hAnsi="Times New Roman"/>
          <w:b/>
        </w:rPr>
        <w:t>Profile Page:</w:t>
      </w:r>
      <w:r>
        <w:rPr>
          <w:rFonts w:ascii="Times New Roman" w:hAnsi="Times New Roman"/>
          <w:b/>
        </w:rPr>
        <w:t xml:space="preserve"> </w:t>
      </w:r>
      <w:r>
        <w:rPr>
          <w:rFonts w:ascii="Times New Roman" w:hAnsi="Times New Roman"/>
        </w:rPr>
        <w:t>This consists of the basic details of the admin who has logged in.</w:t>
      </w:r>
    </w:p>
    <w:p w:rsidR="00DC0999" w:rsidRDefault="00DC0999" w:rsidP="00DC0999">
      <w:pPr>
        <w:pStyle w:val="ListParagraph"/>
        <w:rPr>
          <w:rFonts w:ascii="Times New Roman" w:hAnsi="Times New Roman"/>
          <w:b/>
        </w:rPr>
      </w:pPr>
    </w:p>
    <w:p w:rsidR="00070915" w:rsidRPr="00174E40" w:rsidRDefault="00070915" w:rsidP="00174E40">
      <w:pPr>
        <w:numPr>
          <w:ilvl w:val="0"/>
          <w:numId w:val="11"/>
        </w:numPr>
        <w:rPr>
          <w:rFonts w:ascii="Times New Roman" w:hAnsi="Times New Roman"/>
        </w:rPr>
      </w:pPr>
      <w:r w:rsidRPr="00E0147F">
        <w:rPr>
          <w:rFonts w:ascii="Times New Roman" w:hAnsi="Times New Roman"/>
          <w:b/>
        </w:rPr>
        <w:t>Home page for admin:</w:t>
      </w:r>
      <w:r w:rsidRPr="00E0147F">
        <w:rPr>
          <w:rFonts w:ascii="Times New Roman" w:hAnsi="Times New Roman"/>
        </w:rPr>
        <w:t xml:space="preserve"> After login, this page will show the list of all categories.</w:t>
      </w:r>
    </w:p>
    <w:p w:rsidR="00070915" w:rsidRPr="00E0147F" w:rsidRDefault="00070915" w:rsidP="00070915">
      <w:pPr>
        <w:numPr>
          <w:ilvl w:val="0"/>
          <w:numId w:val="16"/>
        </w:numPr>
        <w:rPr>
          <w:rFonts w:ascii="Times New Roman" w:hAnsi="Times New Roman"/>
          <w:b/>
        </w:rPr>
      </w:pPr>
      <w:r w:rsidRPr="00E0147F">
        <w:rPr>
          <w:rFonts w:ascii="Times New Roman" w:hAnsi="Times New Roman"/>
          <w:b/>
        </w:rPr>
        <w:t xml:space="preserve">Add new products: </w:t>
      </w:r>
      <w:r w:rsidRPr="00E0147F">
        <w:rPr>
          <w:rFonts w:ascii="Times New Roman" w:hAnsi="Times New Roman"/>
        </w:rPr>
        <w:t>Whenever the admin clicks on category, it show a form with fields name, price and description of the product.</w:t>
      </w:r>
    </w:p>
    <w:p w:rsidR="00070915" w:rsidRPr="00E0147F" w:rsidRDefault="00070915" w:rsidP="00070915">
      <w:pPr>
        <w:rPr>
          <w:rFonts w:ascii="Times New Roman" w:hAnsi="Times New Roman"/>
        </w:rPr>
      </w:pPr>
    </w:p>
    <w:p w:rsidR="00070915" w:rsidRPr="00174E40" w:rsidRDefault="00070915" w:rsidP="00174E40">
      <w:pPr>
        <w:numPr>
          <w:ilvl w:val="0"/>
          <w:numId w:val="11"/>
        </w:numPr>
        <w:rPr>
          <w:rFonts w:ascii="Times New Roman" w:hAnsi="Times New Roman"/>
          <w:b/>
        </w:rPr>
      </w:pPr>
      <w:r w:rsidRPr="00E0147F">
        <w:rPr>
          <w:rFonts w:ascii="Times New Roman" w:hAnsi="Times New Roman"/>
          <w:b/>
        </w:rPr>
        <w:t>Managing products page:</w:t>
      </w:r>
    </w:p>
    <w:p w:rsidR="00070915" w:rsidRPr="00E0147F" w:rsidRDefault="00070915" w:rsidP="00174E40">
      <w:pPr>
        <w:ind w:left="720"/>
        <w:rPr>
          <w:rFonts w:ascii="Times New Roman" w:hAnsi="Times New Roman"/>
          <w:b/>
        </w:rPr>
      </w:pPr>
      <w:r w:rsidRPr="00E0147F">
        <w:rPr>
          <w:rFonts w:ascii="Times New Roman" w:hAnsi="Times New Roman"/>
        </w:rPr>
        <w:t>This shows the list of products already added.</w:t>
      </w:r>
    </w:p>
    <w:p w:rsidR="00070915" w:rsidRPr="00174E40" w:rsidRDefault="00070915" w:rsidP="00174E40">
      <w:pPr>
        <w:numPr>
          <w:ilvl w:val="0"/>
          <w:numId w:val="15"/>
        </w:numPr>
        <w:rPr>
          <w:rFonts w:ascii="Times New Roman" w:hAnsi="Times New Roman"/>
        </w:rPr>
      </w:pPr>
      <w:r w:rsidRPr="00E0147F">
        <w:rPr>
          <w:rFonts w:ascii="Times New Roman" w:hAnsi="Times New Roman"/>
          <w:b/>
        </w:rPr>
        <w:t xml:space="preserve">Edit product details: </w:t>
      </w:r>
      <w:r w:rsidRPr="00E0147F">
        <w:rPr>
          <w:rFonts w:ascii="Times New Roman" w:hAnsi="Times New Roman"/>
        </w:rPr>
        <w:t>Whenever admin clicks on the product it allows to edit the price, name, and description.</w:t>
      </w:r>
    </w:p>
    <w:p w:rsidR="00D83F2F" w:rsidRPr="00D83F2F" w:rsidRDefault="00070915" w:rsidP="00D83F2F">
      <w:pPr>
        <w:numPr>
          <w:ilvl w:val="0"/>
          <w:numId w:val="15"/>
        </w:numPr>
        <w:rPr>
          <w:rFonts w:ascii="Times New Roman" w:hAnsi="Times New Roman"/>
        </w:rPr>
      </w:pPr>
      <w:r w:rsidRPr="00E0147F">
        <w:rPr>
          <w:rFonts w:ascii="Times New Roman" w:hAnsi="Times New Roman"/>
          <w:b/>
        </w:rPr>
        <w:t xml:space="preserve">Delete Product: </w:t>
      </w:r>
      <w:r w:rsidRPr="00E0147F">
        <w:rPr>
          <w:rFonts w:ascii="Times New Roman" w:hAnsi="Times New Roman"/>
        </w:rPr>
        <w:t>There will be a delete button below every product, whenever the admin clicks on delete, it asks for confirmation to delete.</w:t>
      </w:r>
    </w:p>
    <w:p w:rsidR="00070915" w:rsidRPr="00E0147F" w:rsidRDefault="00070915" w:rsidP="00DC0999">
      <w:pPr>
        <w:rPr>
          <w:rFonts w:ascii="Times New Roman" w:hAnsi="Times New Roman"/>
          <w:b/>
        </w:rPr>
      </w:pPr>
    </w:p>
    <w:p w:rsidR="00070915" w:rsidRPr="00174E40" w:rsidRDefault="00070915" w:rsidP="00174E40">
      <w:pPr>
        <w:numPr>
          <w:ilvl w:val="0"/>
          <w:numId w:val="11"/>
        </w:numPr>
        <w:rPr>
          <w:rFonts w:ascii="Times New Roman" w:hAnsi="Times New Roman"/>
          <w:b/>
        </w:rPr>
      </w:pPr>
      <w:r w:rsidRPr="00E0147F">
        <w:rPr>
          <w:rFonts w:ascii="Times New Roman" w:hAnsi="Times New Roman"/>
          <w:b/>
        </w:rPr>
        <w:t>Check for orders placed:</w:t>
      </w:r>
    </w:p>
    <w:p w:rsidR="00DC0999" w:rsidRPr="00E0147F" w:rsidRDefault="00070915" w:rsidP="00DC0999">
      <w:pPr>
        <w:ind w:left="720"/>
        <w:rPr>
          <w:rFonts w:ascii="Times New Roman" w:hAnsi="Times New Roman"/>
        </w:rPr>
      </w:pPr>
      <w:r w:rsidRPr="00E0147F">
        <w:rPr>
          <w:rFonts w:ascii="Times New Roman" w:hAnsi="Times New Roman"/>
        </w:rPr>
        <w:t xml:space="preserve">This page shows all the orders so far ordered by </w:t>
      </w:r>
      <w:ins w:id="481" w:author="Chokka,Deepthi Tejaswani" w:date="2020-06-22T16:53:00Z">
        <w:r w:rsidR="00A168F0">
          <w:rPr>
            <w:rFonts w:ascii="Times New Roman" w:hAnsi="Times New Roman"/>
          </w:rPr>
          <w:t xml:space="preserve">different </w:t>
        </w:r>
      </w:ins>
      <w:r w:rsidRPr="00E0147F">
        <w:rPr>
          <w:rFonts w:ascii="Times New Roman" w:hAnsi="Times New Roman"/>
        </w:rPr>
        <w:t>customers.</w:t>
      </w:r>
    </w:p>
    <w:p w:rsidR="00070915" w:rsidRPr="00E0147F" w:rsidRDefault="00070915" w:rsidP="00070915">
      <w:pPr>
        <w:ind w:left="720"/>
        <w:rPr>
          <w:rFonts w:ascii="Times New Roman" w:hAnsi="Times New Roman"/>
        </w:rPr>
      </w:pPr>
    </w:p>
    <w:p w:rsidR="00070915" w:rsidRPr="00E0147F" w:rsidRDefault="00070915" w:rsidP="00070915">
      <w:pPr>
        <w:ind w:left="720"/>
        <w:rPr>
          <w:rFonts w:ascii="Times New Roman" w:hAnsi="Times New Roman"/>
        </w:rPr>
      </w:pPr>
    </w:p>
    <w:p w:rsidR="00070915" w:rsidRDefault="00070915" w:rsidP="00070915">
      <w:pPr>
        <w:ind w:left="720"/>
        <w:rPr>
          <w:ins w:id="482" w:author="Chokka,Deepthi Tejaswani" w:date="2020-06-22T19:11:00Z"/>
          <w:rFonts w:ascii="Times New Roman" w:hAnsi="Times New Roman"/>
        </w:rPr>
      </w:pPr>
    </w:p>
    <w:p w:rsidR="002433A1" w:rsidRDefault="002433A1" w:rsidP="00070915">
      <w:pPr>
        <w:ind w:left="720"/>
        <w:rPr>
          <w:ins w:id="483" w:author="Chokka,Deepthi Tejaswani" w:date="2020-06-22T19:11:00Z"/>
          <w:rFonts w:ascii="Times New Roman" w:hAnsi="Times New Roman"/>
        </w:rPr>
      </w:pPr>
    </w:p>
    <w:p w:rsidR="002433A1" w:rsidRDefault="002433A1" w:rsidP="00070915">
      <w:pPr>
        <w:ind w:left="720"/>
        <w:rPr>
          <w:ins w:id="484" w:author="Chokka,Deepthi Tejaswani" w:date="2020-06-22T19:11:00Z"/>
          <w:rFonts w:ascii="Times New Roman" w:hAnsi="Times New Roman"/>
        </w:rPr>
      </w:pPr>
    </w:p>
    <w:p w:rsidR="002433A1" w:rsidRDefault="002433A1" w:rsidP="00070915">
      <w:pPr>
        <w:ind w:left="720"/>
        <w:rPr>
          <w:ins w:id="485" w:author="Chokka,Deepthi Tejaswani" w:date="2020-06-22T19:11:00Z"/>
          <w:rFonts w:ascii="Times New Roman" w:hAnsi="Times New Roman"/>
        </w:rPr>
      </w:pPr>
    </w:p>
    <w:p w:rsidR="002433A1" w:rsidRDefault="002433A1" w:rsidP="00070915">
      <w:pPr>
        <w:ind w:left="720"/>
        <w:rPr>
          <w:ins w:id="486" w:author="Chokka,Deepthi Tejaswani" w:date="2020-06-22T19:11:00Z"/>
          <w:rFonts w:ascii="Times New Roman" w:hAnsi="Times New Roman"/>
        </w:rPr>
      </w:pPr>
    </w:p>
    <w:p w:rsidR="002433A1" w:rsidRDefault="002433A1" w:rsidP="00070915">
      <w:pPr>
        <w:ind w:left="720"/>
        <w:rPr>
          <w:ins w:id="487" w:author="Chokka,Deepthi Tejaswani" w:date="2020-06-22T19:11:00Z"/>
          <w:rFonts w:ascii="Times New Roman" w:hAnsi="Times New Roman"/>
        </w:rPr>
      </w:pPr>
    </w:p>
    <w:p w:rsidR="002433A1" w:rsidRDefault="002433A1" w:rsidP="00070915">
      <w:pPr>
        <w:ind w:left="720"/>
        <w:rPr>
          <w:ins w:id="488" w:author="Chokka,Deepthi Tejaswani" w:date="2020-06-22T19:11:00Z"/>
          <w:rFonts w:ascii="Times New Roman" w:hAnsi="Times New Roman"/>
        </w:rPr>
      </w:pPr>
    </w:p>
    <w:p w:rsidR="002433A1" w:rsidRDefault="002433A1" w:rsidP="00070915">
      <w:pPr>
        <w:ind w:left="720"/>
        <w:rPr>
          <w:ins w:id="489" w:author="Chokka,Deepthi Tejaswani" w:date="2020-06-22T19:11:00Z"/>
          <w:rFonts w:ascii="Times New Roman" w:hAnsi="Times New Roman"/>
        </w:rPr>
      </w:pPr>
    </w:p>
    <w:p w:rsidR="002433A1" w:rsidRDefault="002433A1" w:rsidP="00070915">
      <w:pPr>
        <w:ind w:left="720"/>
        <w:rPr>
          <w:ins w:id="490" w:author="Chokka,Deepthi Tejaswani" w:date="2020-06-22T19:11:00Z"/>
          <w:rFonts w:ascii="Times New Roman" w:hAnsi="Times New Roman"/>
        </w:rPr>
      </w:pPr>
    </w:p>
    <w:p w:rsidR="002433A1" w:rsidRDefault="002433A1" w:rsidP="00070915">
      <w:pPr>
        <w:ind w:left="720"/>
        <w:rPr>
          <w:ins w:id="491" w:author="Chokka,Deepthi Tejaswani" w:date="2020-06-22T19:11:00Z"/>
          <w:rFonts w:ascii="Times New Roman" w:hAnsi="Times New Roman"/>
        </w:rPr>
      </w:pPr>
    </w:p>
    <w:p w:rsidR="002433A1" w:rsidRDefault="002433A1" w:rsidP="00070915">
      <w:pPr>
        <w:ind w:left="720"/>
        <w:rPr>
          <w:ins w:id="492" w:author="Chokka,Deepthi Tejaswani" w:date="2020-06-22T19:11:00Z"/>
          <w:rFonts w:ascii="Times New Roman" w:hAnsi="Times New Roman"/>
        </w:rPr>
      </w:pPr>
    </w:p>
    <w:p w:rsidR="002433A1" w:rsidRDefault="002433A1" w:rsidP="00070915">
      <w:pPr>
        <w:ind w:left="720"/>
        <w:rPr>
          <w:ins w:id="493" w:author="Chokka,Deepthi Tejaswani" w:date="2020-06-22T19:11:00Z"/>
          <w:rFonts w:ascii="Times New Roman" w:hAnsi="Times New Roman"/>
        </w:rPr>
      </w:pPr>
    </w:p>
    <w:p w:rsidR="002433A1" w:rsidRDefault="002433A1" w:rsidP="00070915">
      <w:pPr>
        <w:ind w:left="720"/>
        <w:rPr>
          <w:ins w:id="494" w:author="Chokka,Deepthi Tejaswani" w:date="2020-06-22T19:11:00Z"/>
          <w:rFonts w:ascii="Times New Roman" w:hAnsi="Times New Roman"/>
        </w:rPr>
      </w:pPr>
    </w:p>
    <w:p w:rsidR="002433A1" w:rsidRDefault="002433A1" w:rsidP="00070915">
      <w:pPr>
        <w:ind w:left="720"/>
        <w:rPr>
          <w:ins w:id="495" w:author="Chokka,Deepthi Tejaswani" w:date="2020-06-22T19:11:00Z"/>
          <w:rFonts w:ascii="Times New Roman" w:hAnsi="Times New Roman"/>
        </w:rPr>
      </w:pPr>
    </w:p>
    <w:p w:rsidR="002433A1" w:rsidRDefault="002433A1" w:rsidP="00070915">
      <w:pPr>
        <w:ind w:left="720"/>
        <w:rPr>
          <w:ins w:id="496" w:author="Chokka,Deepthi Tejaswani" w:date="2020-06-22T19:11:00Z"/>
          <w:rFonts w:ascii="Times New Roman" w:hAnsi="Times New Roman"/>
        </w:rPr>
      </w:pPr>
    </w:p>
    <w:p w:rsidR="002433A1" w:rsidRDefault="002433A1" w:rsidP="00070915">
      <w:pPr>
        <w:ind w:left="720"/>
        <w:rPr>
          <w:ins w:id="497" w:author="Chokka,Deepthi Tejaswani" w:date="2020-06-22T19:11:00Z"/>
          <w:rFonts w:ascii="Times New Roman" w:hAnsi="Times New Roman"/>
        </w:rPr>
      </w:pPr>
    </w:p>
    <w:p w:rsidR="002433A1" w:rsidRDefault="002433A1" w:rsidP="00070915">
      <w:pPr>
        <w:ind w:left="720"/>
        <w:rPr>
          <w:ins w:id="498" w:author="Chokka,Deepthi Tejaswani" w:date="2020-06-22T19:11:00Z"/>
          <w:rFonts w:ascii="Times New Roman" w:hAnsi="Times New Roman"/>
        </w:rPr>
      </w:pPr>
    </w:p>
    <w:p w:rsidR="002433A1" w:rsidRDefault="002433A1" w:rsidP="00070915">
      <w:pPr>
        <w:ind w:left="720"/>
        <w:rPr>
          <w:ins w:id="499" w:author="Chokka,Deepthi Tejaswani" w:date="2020-06-22T19:11:00Z"/>
          <w:rFonts w:ascii="Times New Roman" w:hAnsi="Times New Roman"/>
        </w:rPr>
      </w:pPr>
    </w:p>
    <w:p w:rsidR="002433A1" w:rsidRDefault="002433A1" w:rsidP="00070915">
      <w:pPr>
        <w:ind w:left="720"/>
        <w:rPr>
          <w:ins w:id="500" w:author="Chokka,Deepthi Tejaswani" w:date="2020-06-22T19:11:00Z"/>
          <w:rFonts w:ascii="Times New Roman" w:hAnsi="Times New Roman"/>
        </w:rPr>
      </w:pPr>
    </w:p>
    <w:p w:rsidR="002433A1" w:rsidRDefault="002433A1" w:rsidP="00070915">
      <w:pPr>
        <w:ind w:left="720"/>
        <w:rPr>
          <w:ins w:id="501" w:author="Chokka,Deepthi Tejaswani" w:date="2020-06-22T19:11:00Z"/>
          <w:rFonts w:ascii="Times New Roman" w:hAnsi="Times New Roman"/>
        </w:rPr>
      </w:pPr>
    </w:p>
    <w:p w:rsidR="002433A1" w:rsidRDefault="002433A1" w:rsidP="00070915">
      <w:pPr>
        <w:ind w:left="720"/>
        <w:rPr>
          <w:ins w:id="502" w:author="Chokka,Deepthi Tejaswani" w:date="2020-06-22T19:11:00Z"/>
          <w:rFonts w:ascii="Times New Roman" w:hAnsi="Times New Roman"/>
        </w:rPr>
      </w:pPr>
    </w:p>
    <w:p w:rsidR="002433A1" w:rsidRDefault="002433A1" w:rsidP="00070915">
      <w:pPr>
        <w:ind w:left="720"/>
        <w:rPr>
          <w:ins w:id="503" w:author="Chokka,Deepthi Tejaswani" w:date="2020-06-22T19:11:00Z"/>
          <w:rFonts w:ascii="Times New Roman" w:hAnsi="Times New Roman"/>
        </w:rPr>
      </w:pPr>
    </w:p>
    <w:p w:rsidR="002433A1" w:rsidRDefault="002433A1" w:rsidP="00070915">
      <w:pPr>
        <w:ind w:left="720"/>
        <w:rPr>
          <w:ins w:id="504" w:author="Chokka,Deepthi Tejaswani" w:date="2020-06-22T19:11:00Z"/>
          <w:rFonts w:ascii="Times New Roman" w:hAnsi="Times New Roman"/>
        </w:rPr>
      </w:pPr>
    </w:p>
    <w:p w:rsidR="002433A1" w:rsidRDefault="002433A1" w:rsidP="00070915">
      <w:pPr>
        <w:ind w:left="720"/>
        <w:rPr>
          <w:ins w:id="505" w:author="Chokka,Deepthi Tejaswani" w:date="2020-06-22T19:11:00Z"/>
          <w:rFonts w:ascii="Times New Roman" w:hAnsi="Times New Roman"/>
        </w:rPr>
      </w:pPr>
    </w:p>
    <w:p w:rsidR="002433A1" w:rsidRPr="00E0147F" w:rsidRDefault="002433A1" w:rsidP="00070915">
      <w:pPr>
        <w:ind w:left="720"/>
        <w:rPr>
          <w:rFonts w:ascii="Times New Roman" w:hAnsi="Times New Roman"/>
        </w:rPr>
      </w:pPr>
    </w:p>
    <w:p w:rsidR="00070915" w:rsidRPr="00E0147F" w:rsidRDefault="00070915" w:rsidP="00070915">
      <w:pPr>
        <w:ind w:left="720"/>
        <w:rPr>
          <w:rFonts w:ascii="Times New Roman" w:hAnsi="Times New Roman"/>
        </w:rPr>
      </w:pPr>
    </w:p>
    <w:p w:rsidR="00070915" w:rsidRPr="00E0147F" w:rsidRDefault="00070915" w:rsidP="00070915">
      <w:pPr>
        <w:ind w:left="720"/>
        <w:rPr>
          <w:rFonts w:ascii="Times New Roman" w:hAnsi="Times New Roman"/>
        </w:rPr>
      </w:pPr>
    </w:p>
    <w:p w:rsidR="005D75BA" w:rsidRPr="00E0147F" w:rsidRDefault="005D75BA" w:rsidP="00070915">
      <w:pPr>
        <w:pStyle w:val="Title"/>
        <w:jc w:val="left"/>
        <w:rPr>
          <w:rFonts w:ascii="Times New Roman" w:hAnsi="Times New Roman"/>
          <w:b w:val="0"/>
          <w:sz w:val="24"/>
        </w:rPr>
      </w:pPr>
    </w:p>
    <w:p w:rsidR="00070915" w:rsidRPr="00E0147F" w:rsidRDefault="00070915" w:rsidP="004B1E75">
      <w:pPr>
        <w:pStyle w:val="Heading1"/>
        <w:numPr>
          <w:ilvl w:val="1"/>
          <w:numId w:val="24"/>
        </w:numPr>
        <w:rPr>
          <w:rFonts w:ascii="Times New Roman" w:hAnsi="Times New Roman"/>
        </w:rPr>
      </w:pPr>
      <w:r w:rsidRPr="00E0147F">
        <w:rPr>
          <w:rFonts w:ascii="Times New Roman" w:hAnsi="Times New Roman"/>
        </w:rPr>
        <w:t>Use Cases</w:t>
      </w:r>
    </w:p>
    <w:p w:rsidR="00070915" w:rsidRPr="00E0147F" w:rsidRDefault="00070915" w:rsidP="00070915">
      <w:pPr>
        <w:rPr>
          <w:rFonts w:ascii="Times New Roman" w:hAnsi="Times New Roman"/>
        </w:rPr>
      </w:pPr>
    </w:p>
    <w:p w:rsidR="00070915" w:rsidRPr="00E0147F" w:rsidRDefault="00070915" w:rsidP="00070915">
      <w:pPr>
        <w:rPr>
          <w:rFonts w:ascii="Times New Roman" w:hAnsi="Times New Roman"/>
          <w:noProof/>
        </w:rPr>
      </w:pPr>
      <w:r w:rsidRPr="00E0147F">
        <w:rPr>
          <w:rFonts w:ascii="Times New Roman" w:hAnsi="Times New Roman"/>
          <w:noProof/>
        </w:rPr>
        <w:drawing>
          <wp:inline distT="0" distB="0" distL="0" distR="0">
            <wp:extent cx="5943600" cy="4295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070915" w:rsidRPr="00E0147F" w:rsidRDefault="00070915" w:rsidP="00070915">
      <w:pPr>
        <w:jc w:val="center"/>
        <w:rPr>
          <w:rFonts w:ascii="Times New Roman" w:hAnsi="Times New Roman"/>
        </w:rPr>
      </w:pPr>
      <w:r w:rsidRPr="00E0147F">
        <w:rPr>
          <w:rFonts w:ascii="Times New Roman" w:hAnsi="Times New Roman"/>
          <w:noProof/>
        </w:rPr>
        <w:t>The image reference is given in the references.</w:t>
      </w:r>
    </w:p>
    <w:p w:rsidR="00D416DC" w:rsidRDefault="00D416DC" w:rsidP="00070915">
      <w:pPr>
        <w:pStyle w:val="Title"/>
        <w:rPr>
          <w:rFonts w:ascii="Times New Roman" w:hAnsi="Times New Roman"/>
        </w:rPr>
      </w:pPr>
    </w:p>
    <w:p w:rsidR="001D7679" w:rsidRDefault="00070915" w:rsidP="001D7679">
      <w:pPr>
        <w:pStyle w:val="Title"/>
        <w:numPr>
          <w:ilvl w:val="1"/>
          <w:numId w:val="24"/>
        </w:numPr>
        <w:jc w:val="left"/>
        <w:rPr>
          <w:rFonts w:ascii="Times New Roman" w:hAnsi="Times New Roman"/>
        </w:rPr>
      </w:pPr>
      <w:r w:rsidRPr="00E0147F">
        <w:rPr>
          <w:rFonts w:ascii="Times New Roman" w:hAnsi="Times New Roman"/>
        </w:rPr>
        <w:br w:type="page"/>
      </w:r>
    </w:p>
    <w:p w:rsidR="00D416DC" w:rsidRDefault="00D416DC" w:rsidP="001B1926">
      <w:pPr>
        <w:pStyle w:val="Title"/>
        <w:numPr>
          <w:ilvl w:val="1"/>
          <w:numId w:val="24"/>
        </w:numPr>
        <w:jc w:val="left"/>
        <w:rPr>
          <w:ins w:id="506" w:author="Chokka,Deepthi Tejaswani" w:date="2020-06-20T22:17:00Z"/>
          <w:rFonts w:ascii="Times New Roman" w:hAnsi="Times New Roman"/>
        </w:rPr>
      </w:pPr>
      <w:r>
        <w:rPr>
          <w:rFonts w:ascii="Times New Roman" w:hAnsi="Times New Roman"/>
        </w:rPr>
        <w:lastRenderedPageBreak/>
        <w:t>N</w:t>
      </w:r>
      <w:r w:rsidR="0058387A">
        <w:rPr>
          <w:rFonts w:ascii="Times New Roman" w:hAnsi="Times New Roman"/>
        </w:rPr>
        <w:t>on- F</w:t>
      </w:r>
      <w:r>
        <w:rPr>
          <w:rFonts w:ascii="Times New Roman" w:hAnsi="Times New Roman"/>
        </w:rPr>
        <w:t>unctional Requirements</w:t>
      </w:r>
    </w:p>
    <w:p w:rsidR="009F30D8" w:rsidRDefault="009F30D8" w:rsidP="009F30D8">
      <w:pPr>
        <w:pStyle w:val="Title"/>
        <w:jc w:val="left"/>
        <w:rPr>
          <w:rFonts w:ascii="Times New Roman" w:hAnsi="Times New Roman"/>
        </w:rPr>
        <w:pPrChange w:id="507" w:author="Chokka,Deepthi Tejaswani" w:date="2020-06-20T22:17:00Z">
          <w:pPr>
            <w:pStyle w:val="Title"/>
            <w:numPr>
              <w:ilvl w:val="1"/>
              <w:numId w:val="24"/>
            </w:numPr>
            <w:ind w:left="1440" w:hanging="720"/>
            <w:jc w:val="left"/>
          </w:pPr>
        </w:pPrChange>
      </w:pPr>
    </w:p>
    <w:p w:rsidR="0058387A" w:rsidRDefault="0058387A" w:rsidP="001B1926">
      <w:pPr>
        <w:pStyle w:val="Title"/>
        <w:ind w:left="720"/>
        <w:jc w:val="left"/>
        <w:rPr>
          <w:rFonts w:ascii="Times New Roman" w:hAnsi="Times New Roman"/>
          <w:b w:val="0"/>
          <w:sz w:val="24"/>
          <w:szCs w:val="24"/>
        </w:rPr>
      </w:pPr>
      <w:r w:rsidRPr="001D7679">
        <w:rPr>
          <w:rFonts w:ascii="Times New Roman" w:hAnsi="Times New Roman"/>
          <w:b w:val="0"/>
          <w:sz w:val="24"/>
          <w:szCs w:val="24"/>
        </w:rPr>
        <w:t>A non-functional requirement is a requirement that specifies criteria that can be used to judge the operation of a system, rather than specific behavior. This should be contrasted with functional requirements that define specific behavior or functions. In general, functional requirements define what a system is supposed to do whereas non-functional requirements define how a system is supposed to be.</w:t>
      </w:r>
    </w:p>
    <w:p w:rsidR="001B1926" w:rsidRPr="001D7679" w:rsidRDefault="001B1926" w:rsidP="0058387A">
      <w:pPr>
        <w:pStyle w:val="Title"/>
        <w:ind w:left="1440"/>
        <w:jc w:val="left"/>
        <w:rPr>
          <w:rFonts w:ascii="Times New Roman" w:hAnsi="Times New Roman"/>
          <w:b w:val="0"/>
          <w:sz w:val="24"/>
          <w:szCs w:val="24"/>
        </w:rPr>
      </w:pPr>
    </w:p>
    <w:p w:rsidR="001D7679" w:rsidRDefault="0058387A" w:rsidP="001D7679">
      <w:pPr>
        <w:pStyle w:val="ListParagraph"/>
        <w:numPr>
          <w:ilvl w:val="2"/>
          <w:numId w:val="28"/>
        </w:numPr>
        <w:spacing w:after="160" w:line="259" w:lineRule="auto"/>
        <w:rPr>
          <w:rFonts w:ascii="Times New Roman" w:hAnsi="Times New Roman"/>
        </w:rPr>
      </w:pPr>
      <w:r w:rsidRPr="001D7679">
        <w:rPr>
          <w:rFonts w:ascii="Times New Roman" w:hAnsi="Times New Roman"/>
          <w:b/>
        </w:rPr>
        <w:t>Performance requirements</w:t>
      </w:r>
      <w:r w:rsidR="001D7679">
        <w:rPr>
          <w:rFonts w:ascii="Times New Roman" w:hAnsi="Times New Roman"/>
          <w:b/>
        </w:rPr>
        <w:t>:</w:t>
      </w:r>
      <w:r w:rsidRPr="001D7679">
        <w:rPr>
          <w:rFonts w:ascii="Times New Roman" w:hAnsi="Times New Roman"/>
        </w:rPr>
        <w:t xml:space="preserve"> </w:t>
      </w:r>
    </w:p>
    <w:p w:rsidR="0058387A" w:rsidRPr="001D7679" w:rsidRDefault="001D7679" w:rsidP="001D7679">
      <w:pPr>
        <w:pStyle w:val="ListParagraph"/>
        <w:spacing w:after="160" w:line="259" w:lineRule="auto"/>
        <w:ind w:left="1944"/>
        <w:rPr>
          <w:rFonts w:ascii="Times New Roman" w:hAnsi="Times New Roman"/>
        </w:rPr>
      </w:pPr>
      <w:r>
        <w:rPr>
          <w:rFonts w:ascii="Times New Roman" w:hAnsi="Times New Roman"/>
        </w:rPr>
        <w:t>T</w:t>
      </w:r>
      <w:r w:rsidRPr="001D7679">
        <w:rPr>
          <w:rFonts w:ascii="Times New Roman" w:hAnsi="Times New Roman"/>
        </w:rPr>
        <w:t>he</w:t>
      </w:r>
      <w:r w:rsidR="0058387A" w:rsidRPr="001D7679">
        <w:rPr>
          <w:rFonts w:ascii="Times New Roman" w:hAnsi="Times New Roman"/>
        </w:rPr>
        <w:t xml:space="preserve"> mobile application will be developed using Android Studio which will, thanks to the good algorithms that will be used, guarantee a high execution speed and a minimized response time.</w:t>
      </w:r>
    </w:p>
    <w:p w:rsidR="001D7679" w:rsidRPr="001D7679" w:rsidRDefault="0058387A" w:rsidP="001D7679">
      <w:pPr>
        <w:pStyle w:val="ListParagraph"/>
        <w:numPr>
          <w:ilvl w:val="2"/>
          <w:numId w:val="28"/>
        </w:numPr>
        <w:spacing w:after="160" w:line="259" w:lineRule="auto"/>
        <w:rPr>
          <w:rFonts w:ascii="Times New Roman" w:hAnsi="Times New Roman"/>
        </w:rPr>
      </w:pPr>
      <w:r w:rsidRPr="001D7679">
        <w:rPr>
          <w:rFonts w:ascii="Times New Roman" w:hAnsi="Times New Roman"/>
          <w:b/>
        </w:rPr>
        <w:t>Reliability</w:t>
      </w:r>
      <w:r w:rsidR="001D7679" w:rsidRPr="001D7679">
        <w:rPr>
          <w:rFonts w:ascii="Times New Roman" w:hAnsi="Times New Roman"/>
          <w:b/>
        </w:rPr>
        <w:t xml:space="preserve"> requirements</w:t>
      </w:r>
      <w:r w:rsidRPr="001D7679">
        <w:rPr>
          <w:rFonts w:ascii="Times New Roman" w:hAnsi="Times New Roman"/>
          <w:b/>
        </w:rPr>
        <w:t>:</w:t>
      </w:r>
      <w:r w:rsidRPr="001D7679">
        <w:rPr>
          <w:rFonts w:ascii="Times New Roman" w:hAnsi="Times New Roman"/>
          <w:b/>
          <w:bCs/>
          <w:color w:val="222222"/>
          <w:shd w:val="clear" w:color="auto" w:fill="FFFFFF"/>
        </w:rPr>
        <w:t xml:space="preserve"> </w:t>
      </w:r>
    </w:p>
    <w:p w:rsidR="0058387A" w:rsidRPr="001D7679" w:rsidRDefault="0058387A" w:rsidP="001D7679">
      <w:pPr>
        <w:pStyle w:val="ListParagraph"/>
        <w:spacing w:after="160" w:line="259" w:lineRule="auto"/>
        <w:ind w:left="1944"/>
        <w:rPr>
          <w:rFonts w:ascii="Times New Roman" w:hAnsi="Times New Roman"/>
        </w:rPr>
      </w:pPr>
      <w:r w:rsidRPr="001D7679">
        <w:rPr>
          <w:rFonts w:ascii="Times New Roman" w:hAnsi="Times New Roman"/>
          <w:bCs/>
          <w:color w:val="222222"/>
          <w:shd w:val="clear" w:color="auto" w:fill="FFFFFF"/>
        </w:rPr>
        <w:t>Reliability</w:t>
      </w:r>
      <w:r w:rsidRPr="001D7679">
        <w:rPr>
          <w:rFonts w:ascii="Times New Roman" w:hAnsi="Times New Roman"/>
          <w:color w:val="222222"/>
          <w:shd w:val="clear" w:color="auto" w:fill="FFFFFF"/>
        </w:rPr>
        <w:t> refers to the probability and or the likelihood that a given product will perform in the way and or manner it was intended to perform in the efforts that have been deemed required of that given product within or under a specific period of time required.</w:t>
      </w:r>
    </w:p>
    <w:p w:rsidR="001D7679" w:rsidRPr="001D7679" w:rsidRDefault="0058387A" w:rsidP="001D7679">
      <w:pPr>
        <w:pStyle w:val="ListParagraph"/>
        <w:numPr>
          <w:ilvl w:val="2"/>
          <w:numId w:val="28"/>
        </w:numPr>
        <w:pBdr>
          <w:top w:val="nil"/>
          <w:left w:val="nil"/>
          <w:bottom w:val="nil"/>
          <w:right w:val="nil"/>
          <w:between w:val="nil"/>
          <w:bar w:val="nil"/>
        </w:pBdr>
        <w:spacing w:after="160" w:line="259" w:lineRule="auto"/>
        <w:rPr>
          <w:rFonts w:ascii="Times New Roman" w:eastAsia="Times New Roman" w:hAnsi="Times New Roman"/>
        </w:rPr>
      </w:pPr>
      <w:r w:rsidRPr="001D7679">
        <w:rPr>
          <w:rFonts w:ascii="Times New Roman" w:hAnsi="Times New Roman"/>
          <w:b/>
        </w:rPr>
        <w:t>Availability Requirements:</w:t>
      </w:r>
      <w:r w:rsidRPr="001D7679">
        <w:rPr>
          <w:rFonts w:ascii="Times New Roman" w:hAnsi="Times New Roman"/>
        </w:rPr>
        <w:t xml:space="preserve"> </w:t>
      </w:r>
    </w:p>
    <w:p w:rsidR="001B1926" w:rsidRDefault="0058387A" w:rsidP="001B1926">
      <w:pPr>
        <w:pStyle w:val="ListParagraph"/>
        <w:pBdr>
          <w:top w:val="nil"/>
          <w:left w:val="nil"/>
          <w:bottom w:val="nil"/>
          <w:right w:val="nil"/>
          <w:between w:val="nil"/>
          <w:bar w:val="nil"/>
        </w:pBdr>
        <w:spacing w:after="160" w:line="259" w:lineRule="auto"/>
        <w:ind w:left="1944"/>
        <w:rPr>
          <w:rFonts w:ascii="Times New Roman" w:hAnsi="Times New Roman"/>
        </w:rPr>
      </w:pPr>
      <w:r w:rsidRPr="001D7679">
        <w:rPr>
          <w:rFonts w:ascii="Times New Roman" w:hAnsi="Times New Roman"/>
        </w:rPr>
        <w:t>The system must be always available for use. Except for special cases (in case of backup), it will announced beforehand through push notifications.</w:t>
      </w:r>
    </w:p>
    <w:p w:rsidR="001B1926" w:rsidRDefault="001B1926" w:rsidP="001B1926">
      <w:pPr>
        <w:pStyle w:val="ListParagraph"/>
        <w:numPr>
          <w:ilvl w:val="2"/>
          <w:numId w:val="28"/>
        </w:numPr>
        <w:pBdr>
          <w:top w:val="nil"/>
          <w:left w:val="nil"/>
          <w:bottom w:val="nil"/>
          <w:right w:val="nil"/>
          <w:between w:val="nil"/>
          <w:bar w:val="nil"/>
        </w:pBdr>
        <w:spacing w:after="160" w:line="259" w:lineRule="auto"/>
        <w:rPr>
          <w:rFonts w:ascii="Times New Roman" w:hAnsi="Times New Roman"/>
        </w:rPr>
      </w:pPr>
      <w:r w:rsidRPr="001B1926">
        <w:rPr>
          <w:rFonts w:ascii="Times New Roman" w:hAnsi="Times New Roman"/>
          <w:b/>
        </w:rPr>
        <w:t>Security R</w:t>
      </w:r>
      <w:r w:rsidR="0058387A" w:rsidRPr="001B1926">
        <w:rPr>
          <w:rFonts w:ascii="Times New Roman" w:hAnsi="Times New Roman"/>
          <w:b/>
        </w:rPr>
        <w:t>equirements:</w:t>
      </w:r>
      <w:r w:rsidR="0058387A" w:rsidRPr="001B1926">
        <w:rPr>
          <w:rFonts w:ascii="Times New Roman" w:hAnsi="Times New Roman"/>
        </w:rPr>
        <w:t xml:space="preserve"> </w:t>
      </w:r>
    </w:p>
    <w:p w:rsidR="001B1926" w:rsidRPr="001B1926" w:rsidRDefault="0058387A" w:rsidP="001B1926">
      <w:pPr>
        <w:pStyle w:val="ListParagraph"/>
        <w:pBdr>
          <w:top w:val="nil"/>
          <w:left w:val="nil"/>
          <w:bottom w:val="nil"/>
          <w:right w:val="nil"/>
          <w:between w:val="nil"/>
          <w:bar w:val="nil"/>
        </w:pBdr>
        <w:spacing w:after="160" w:line="259" w:lineRule="auto"/>
        <w:ind w:left="1944"/>
        <w:rPr>
          <w:rFonts w:ascii="Times New Roman" w:hAnsi="Times New Roman"/>
        </w:rPr>
      </w:pPr>
      <w:r w:rsidRPr="001B1926">
        <w:rPr>
          <w:rFonts w:ascii="Times New Roman" w:hAnsi="Times New Roman"/>
        </w:rPr>
        <w:t xml:space="preserve">The application must be very secure because it deals with the private information of the users. This should be performed using the right encryption of data only accessed by the administrator. More than that, the system must follow these main security rules: Confidentiality: Only the admin has access to user personal info and </w:t>
      </w:r>
      <w:r w:rsidR="001B1926" w:rsidRPr="001B1926">
        <w:rPr>
          <w:rFonts w:ascii="Times New Roman" w:hAnsi="Times New Roman"/>
        </w:rPr>
        <w:t>orders. Integrity</w:t>
      </w:r>
      <w:r w:rsidRPr="001B1926">
        <w:rPr>
          <w:rFonts w:ascii="Times New Roman" w:hAnsi="Times New Roman"/>
        </w:rPr>
        <w:t>: Only the users can modify their personal info. Authenticity: No one can access, modify or delete other accounts’ information.</w:t>
      </w:r>
    </w:p>
    <w:p w:rsidR="001B1926" w:rsidRDefault="0058387A" w:rsidP="001B1926">
      <w:pPr>
        <w:pStyle w:val="ListParagraph"/>
        <w:numPr>
          <w:ilvl w:val="2"/>
          <w:numId w:val="28"/>
        </w:numPr>
        <w:pBdr>
          <w:top w:val="nil"/>
          <w:left w:val="nil"/>
          <w:bottom w:val="nil"/>
          <w:right w:val="nil"/>
          <w:between w:val="nil"/>
          <w:bar w:val="nil"/>
        </w:pBdr>
        <w:spacing w:after="160" w:line="259" w:lineRule="auto"/>
        <w:rPr>
          <w:rFonts w:ascii="Times New Roman" w:hAnsi="Times New Roman"/>
        </w:rPr>
      </w:pPr>
      <w:r w:rsidRPr="001D7679">
        <w:rPr>
          <w:rFonts w:ascii="Times New Roman" w:hAnsi="Times New Roman"/>
          <w:b/>
        </w:rPr>
        <w:t>Portability</w:t>
      </w:r>
      <w:r w:rsidR="001D7679" w:rsidRPr="001D7679">
        <w:rPr>
          <w:rFonts w:ascii="Times New Roman" w:hAnsi="Times New Roman"/>
          <w:b/>
        </w:rPr>
        <w:t xml:space="preserve"> Requirements:</w:t>
      </w:r>
      <w:r w:rsidR="001D7679" w:rsidRPr="001D7679">
        <w:rPr>
          <w:rFonts w:ascii="Times New Roman" w:hAnsi="Times New Roman"/>
        </w:rPr>
        <w:t xml:space="preserve"> </w:t>
      </w:r>
    </w:p>
    <w:p w:rsidR="0058387A" w:rsidRPr="001B1926" w:rsidRDefault="001D7679" w:rsidP="001B1926">
      <w:pPr>
        <w:pStyle w:val="ListParagraph"/>
        <w:pBdr>
          <w:top w:val="nil"/>
          <w:left w:val="nil"/>
          <w:bottom w:val="nil"/>
          <w:right w:val="nil"/>
          <w:between w:val="nil"/>
          <w:bar w:val="nil"/>
        </w:pBdr>
        <w:spacing w:after="160" w:line="259" w:lineRule="auto"/>
        <w:ind w:left="1944"/>
        <w:rPr>
          <w:rFonts w:ascii="Times New Roman" w:hAnsi="Times New Roman"/>
        </w:rPr>
      </w:pPr>
      <w:r w:rsidRPr="001D7679">
        <w:rPr>
          <w:rFonts w:ascii="Times New Roman" w:hAnsi="Times New Roman"/>
        </w:rPr>
        <w:t>Portability</w:t>
      </w:r>
      <w:r w:rsidR="0058387A" w:rsidRPr="001D7679">
        <w:rPr>
          <w:rFonts w:ascii="Times New Roman" w:hAnsi="Times New Roman"/>
        </w:rPr>
        <w:t xml:space="preserve"> specifies the ease with which the software can be installed on all necessary platforms, and the platforms on which it is expected to run. By using appropriate server versions released for different platforms our project can be easily operated on any operating system, hence can be said highly portable.</w:t>
      </w:r>
    </w:p>
    <w:p w:rsidR="0058387A" w:rsidRDefault="0058387A" w:rsidP="0058387A">
      <w:pPr>
        <w:pStyle w:val="Title"/>
        <w:ind w:left="1440"/>
        <w:jc w:val="left"/>
        <w:rPr>
          <w:rFonts w:ascii="Times New Roman" w:hAnsi="Times New Roman"/>
        </w:rPr>
      </w:pPr>
    </w:p>
    <w:p w:rsidR="0058387A" w:rsidRDefault="0058387A" w:rsidP="0058387A">
      <w:pPr>
        <w:pStyle w:val="Title"/>
        <w:ind w:left="1440"/>
        <w:jc w:val="left"/>
        <w:rPr>
          <w:rFonts w:ascii="Times New Roman" w:hAnsi="Times New Roman"/>
        </w:rPr>
      </w:pPr>
    </w:p>
    <w:p w:rsidR="00D416DC" w:rsidRDefault="00D416DC" w:rsidP="00D416DC">
      <w:pPr>
        <w:pStyle w:val="Title"/>
        <w:ind w:left="1440"/>
        <w:jc w:val="left"/>
        <w:rPr>
          <w:rFonts w:ascii="Times New Roman" w:hAnsi="Times New Roman"/>
        </w:rPr>
      </w:pPr>
    </w:p>
    <w:p w:rsidR="00D416DC" w:rsidRPr="00E0147F" w:rsidRDefault="00D416DC" w:rsidP="00D416DC">
      <w:pPr>
        <w:pStyle w:val="Title"/>
        <w:ind w:left="1440"/>
        <w:jc w:val="left"/>
        <w:rPr>
          <w:rStyle w:val="Strong"/>
          <w:rFonts w:ascii="Times New Roman" w:hAnsi="Times New Roman"/>
        </w:rPr>
      </w:pPr>
    </w:p>
    <w:p w:rsidR="008D568F" w:rsidRPr="00E0147F" w:rsidRDefault="008D568F" w:rsidP="008D568F">
      <w:pPr>
        <w:pStyle w:val="Title"/>
        <w:rPr>
          <w:rFonts w:ascii="Times New Roman" w:hAnsi="Times New Roman"/>
        </w:rPr>
      </w:pPr>
      <w:r w:rsidRPr="00E0147F">
        <w:rPr>
          <w:rFonts w:ascii="Times New Roman" w:hAnsi="Times New Roman"/>
        </w:rPr>
        <w:t>4. Design</w:t>
      </w:r>
    </w:p>
    <w:p w:rsidR="008D568F" w:rsidRDefault="008D568F" w:rsidP="008D568F">
      <w:pPr>
        <w:pStyle w:val="Heading1"/>
        <w:rPr>
          <w:rFonts w:ascii="Times New Roman" w:hAnsi="Times New Roman"/>
        </w:rPr>
      </w:pPr>
      <w:r w:rsidRPr="00E0147F">
        <w:rPr>
          <w:rFonts w:ascii="Times New Roman" w:hAnsi="Times New Roman"/>
        </w:rPr>
        <w:t>4.1. ER diagram</w:t>
      </w:r>
      <w:r w:rsidR="005D75BA">
        <w:rPr>
          <w:rFonts w:ascii="Times New Roman" w:hAnsi="Times New Roman"/>
        </w:rPr>
        <w:t>:</w:t>
      </w:r>
    </w:p>
    <w:p w:rsidR="005D75BA" w:rsidRPr="00E0147F" w:rsidRDefault="005D75BA" w:rsidP="005D75BA">
      <w:pPr>
        <w:ind w:left="180"/>
        <w:rPr>
          <w:rFonts w:ascii="Times New Roman" w:hAnsi="Times New Roman"/>
        </w:rPr>
      </w:pPr>
      <w:r>
        <w:rPr>
          <w:rFonts w:ascii="Times New Roman" w:hAnsi="Times New Roman"/>
        </w:rPr>
        <w:tab/>
      </w:r>
      <w:r>
        <w:rPr>
          <w:rFonts w:ascii="Times New Roman" w:hAnsi="Times New Roman"/>
        </w:rPr>
        <w:tab/>
      </w:r>
      <w:r w:rsidRPr="00E0147F">
        <w:rPr>
          <w:rFonts w:ascii="Times New Roman" w:hAnsi="Times New Roman"/>
        </w:rPr>
        <w:t>For this app we ne</w:t>
      </w:r>
      <w:r>
        <w:rPr>
          <w:rFonts w:ascii="Times New Roman" w:hAnsi="Times New Roman"/>
        </w:rPr>
        <w:t>ed to store admin information, product information, c</w:t>
      </w:r>
      <w:r w:rsidRPr="00E0147F">
        <w:rPr>
          <w:rFonts w:ascii="Times New Roman" w:hAnsi="Times New Roman"/>
        </w:rPr>
        <w:t xml:space="preserve">ustomer information, </w:t>
      </w:r>
      <w:r>
        <w:rPr>
          <w:rFonts w:ascii="Times New Roman" w:hAnsi="Times New Roman"/>
        </w:rPr>
        <w:t>order information, p</w:t>
      </w:r>
      <w:r w:rsidRPr="00E0147F">
        <w:rPr>
          <w:rFonts w:ascii="Times New Roman" w:hAnsi="Times New Roman"/>
        </w:rPr>
        <w:t>ayment information. Admin Table contains all the employees who has right to edit the</w:t>
      </w:r>
      <w:r w:rsidR="003A40D1">
        <w:rPr>
          <w:rFonts w:ascii="Times New Roman" w:hAnsi="Times New Roman"/>
        </w:rPr>
        <w:t xml:space="preserve"> website information. Customer t</w:t>
      </w:r>
      <w:r w:rsidRPr="00E0147F">
        <w:rPr>
          <w:rFonts w:ascii="Times New Roman" w:hAnsi="Times New Roman"/>
        </w:rPr>
        <w:t>able contains all the</w:t>
      </w:r>
      <w:r w:rsidR="003A40D1">
        <w:rPr>
          <w:rFonts w:ascii="Times New Roman" w:hAnsi="Times New Roman"/>
        </w:rPr>
        <w:t xml:space="preserve"> </w:t>
      </w:r>
      <w:del w:id="508" w:author="Chokka,Deepthi Tejaswani" w:date="2020-06-20T22:17:00Z">
        <w:r w:rsidR="003A40D1" w:rsidDel="009F30D8">
          <w:rPr>
            <w:rFonts w:ascii="Times New Roman" w:hAnsi="Times New Roman"/>
          </w:rPr>
          <w:delText>necesary</w:delText>
        </w:r>
      </w:del>
      <w:ins w:id="509" w:author="Chokka,Deepthi Tejaswani" w:date="2020-06-20T22:17:00Z">
        <w:r w:rsidR="009F30D8">
          <w:rPr>
            <w:rFonts w:ascii="Times New Roman" w:hAnsi="Times New Roman"/>
          </w:rPr>
          <w:t>necessary</w:t>
        </w:r>
      </w:ins>
      <w:r w:rsidRPr="00E0147F">
        <w:rPr>
          <w:rFonts w:ascii="Times New Roman" w:hAnsi="Times New Roman"/>
        </w:rPr>
        <w:t xml:space="preserve"> inform</w:t>
      </w:r>
      <w:r w:rsidR="003A40D1">
        <w:rPr>
          <w:rFonts w:ascii="Times New Roman" w:hAnsi="Times New Roman"/>
        </w:rPr>
        <w:t>ation of</w:t>
      </w:r>
      <w:r w:rsidRPr="00E0147F">
        <w:rPr>
          <w:rFonts w:ascii="Times New Roman" w:hAnsi="Times New Roman"/>
        </w:rPr>
        <w:t xml:space="preserve"> customer. We can back track the payment and order information by placing </w:t>
      </w:r>
      <w:proofErr w:type="spellStart"/>
      <w:r w:rsidRPr="00E0147F">
        <w:rPr>
          <w:rFonts w:ascii="Times New Roman" w:hAnsi="Times New Roman"/>
        </w:rPr>
        <w:t>CheckNum</w:t>
      </w:r>
      <w:proofErr w:type="spellEnd"/>
      <w:r w:rsidRPr="00E0147F">
        <w:rPr>
          <w:rFonts w:ascii="Times New Roman" w:hAnsi="Times New Roman"/>
        </w:rPr>
        <w:t xml:space="preserve"> and Order ID in the customer table.</w:t>
      </w:r>
    </w:p>
    <w:p w:rsidR="005D75BA" w:rsidRPr="00E0147F" w:rsidRDefault="005D75BA" w:rsidP="005D75BA">
      <w:pPr>
        <w:ind w:left="180"/>
        <w:rPr>
          <w:rFonts w:ascii="Times New Roman" w:hAnsi="Times New Roman"/>
        </w:rPr>
      </w:pPr>
      <w:r>
        <w:rPr>
          <w:rFonts w:ascii="Times New Roman" w:hAnsi="Times New Roman"/>
        </w:rPr>
        <w:tab/>
      </w:r>
      <w:r>
        <w:rPr>
          <w:rFonts w:ascii="Times New Roman" w:hAnsi="Times New Roman"/>
        </w:rPr>
        <w:tab/>
      </w:r>
      <w:r w:rsidRPr="00E0147F">
        <w:rPr>
          <w:rFonts w:ascii="Times New Roman" w:hAnsi="Times New Roman"/>
        </w:rPr>
        <w:t xml:space="preserve">All the products in the website will be there in the product table. Product table contain attributes ID, SKU, Name, Price, Weight, </w:t>
      </w:r>
      <w:proofErr w:type="spellStart"/>
      <w:r w:rsidRPr="00E0147F">
        <w:rPr>
          <w:rFonts w:ascii="Times New Roman" w:hAnsi="Times New Roman"/>
        </w:rPr>
        <w:t>Qty</w:t>
      </w:r>
      <w:proofErr w:type="spellEnd"/>
      <w:r w:rsidRPr="00E0147F">
        <w:rPr>
          <w:rFonts w:ascii="Times New Roman" w:hAnsi="Times New Roman"/>
        </w:rPr>
        <w:t xml:space="preserve">, Image, Description. </w:t>
      </w:r>
      <w:proofErr w:type="spellStart"/>
      <w:r w:rsidRPr="00E0147F">
        <w:rPr>
          <w:rFonts w:ascii="Times New Roman" w:hAnsi="Times New Roman"/>
        </w:rPr>
        <w:t>Order_Product</w:t>
      </w:r>
      <w:proofErr w:type="spellEnd"/>
      <w:r w:rsidRPr="00E0147F">
        <w:rPr>
          <w:rFonts w:ascii="Times New Roman" w:hAnsi="Times New Roman"/>
        </w:rPr>
        <w:t xml:space="preserve"> contains </w:t>
      </w:r>
      <w:proofErr w:type="spellStart"/>
      <w:r w:rsidRPr="00E0147F">
        <w:rPr>
          <w:rFonts w:ascii="Times New Roman" w:hAnsi="Times New Roman"/>
        </w:rPr>
        <w:t>orderID</w:t>
      </w:r>
      <w:proofErr w:type="spellEnd"/>
      <w:r w:rsidRPr="00E0147F">
        <w:rPr>
          <w:rFonts w:ascii="Times New Roman" w:hAnsi="Times New Roman"/>
        </w:rPr>
        <w:t xml:space="preserve"> and </w:t>
      </w:r>
      <w:proofErr w:type="spellStart"/>
      <w:r w:rsidRPr="00E0147F">
        <w:rPr>
          <w:rFonts w:ascii="Times New Roman" w:hAnsi="Times New Roman"/>
        </w:rPr>
        <w:t>productID</w:t>
      </w:r>
      <w:proofErr w:type="spellEnd"/>
      <w:r w:rsidRPr="00E0147F">
        <w:rPr>
          <w:rFonts w:ascii="Times New Roman" w:hAnsi="Times New Roman"/>
        </w:rPr>
        <w:t>. So that we can tract both order information and product information. Order table contains order id and customer ID. So, we track which customer has which order.</w:t>
      </w:r>
    </w:p>
    <w:p w:rsidR="005D75BA" w:rsidRPr="005D75BA" w:rsidRDefault="005D75BA" w:rsidP="005D75BA"/>
    <w:p w:rsidR="008D568F" w:rsidRPr="00E0147F" w:rsidRDefault="008D568F" w:rsidP="008D568F">
      <w:pPr>
        <w:rPr>
          <w:rFonts w:ascii="Times New Roman" w:hAnsi="Times New Roman"/>
        </w:rPr>
      </w:pPr>
    </w:p>
    <w:p w:rsidR="008D568F" w:rsidRPr="00E0147F" w:rsidRDefault="008D568F" w:rsidP="008D568F">
      <w:pPr>
        <w:pStyle w:val="Heading2"/>
        <w:rPr>
          <w:rFonts w:ascii="Times New Roman" w:hAnsi="Times New Roman" w:cs="Times New Roman"/>
        </w:rPr>
      </w:pPr>
      <w:r w:rsidRPr="00E0147F">
        <w:rPr>
          <w:rFonts w:ascii="Times New Roman" w:hAnsi="Times New Roman" w:cs="Times New Roman"/>
          <w:noProof/>
        </w:rPr>
        <w:drawing>
          <wp:inline distT="0" distB="0" distL="0" distR="0">
            <wp:extent cx="6334125" cy="4895850"/>
            <wp:effectExtent l="0" t="0" r="9525" b="0"/>
            <wp:docPr id="2" name="Picture 2" descr="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4125" cy="4895850"/>
                    </a:xfrm>
                    <a:prstGeom prst="rect">
                      <a:avLst/>
                    </a:prstGeom>
                    <a:noFill/>
                    <a:ln>
                      <a:noFill/>
                    </a:ln>
                  </pic:spPr>
                </pic:pic>
              </a:graphicData>
            </a:graphic>
          </wp:inline>
        </w:drawing>
      </w:r>
    </w:p>
    <w:p w:rsidR="008D568F" w:rsidRPr="00E0147F" w:rsidRDefault="008D568F" w:rsidP="008D568F">
      <w:pPr>
        <w:rPr>
          <w:rFonts w:ascii="Times New Roman" w:hAnsi="Times New Roman"/>
        </w:rPr>
      </w:pPr>
    </w:p>
    <w:p w:rsidR="008D568F" w:rsidRPr="00E0147F" w:rsidRDefault="008D568F" w:rsidP="008D568F">
      <w:pPr>
        <w:rPr>
          <w:rFonts w:ascii="Times New Roman" w:hAnsi="Times New Roman"/>
        </w:rPr>
      </w:pPr>
    </w:p>
    <w:p w:rsidR="008D568F" w:rsidRPr="00E0147F" w:rsidRDefault="008D568F" w:rsidP="008D568F">
      <w:pPr>
        <w:rPr>
          <w:rFonts w:ascii="Times New Roman" w:hAnsi="Times New Roman"/>
        </w:rPr>
      </w:pPr>
    </w:p>
    <w:p w:rsidR="005C16EE" w:rsidRPr="00E0147F" w:rsidRDefault="005C16EE" w:rsidP="005C16EE">
      <w:pPr>
        <w:pStyle w:val="Title"/>
        <w:rPr>
          <w:rStyle w:val="Strong"/>
          <w:rFonts w:ascii="Times New Roman" w:hAnsi="Times New Roman"/>
        </w:rPr>
      </w:pPr>
    </w:p>
    <w:p w:rsidR="005C16EE" w:rsidRPr="00E0147F" w:rsidRDefault="005C16EE" w:rsidP="005C16EE">
      <w:pPr>
        <w:pStyle w:val="Title"/>
        <w:jc w:val="left"/>
        <w:rPr>
          <w:rStyle w:val="Strong"/>
          <w:rFonts w:ascii="Times New Roman" w:hAnsi="Times New Roman"/>
        </w:rPr>
      </w:pPr>
    </w:p>
    <w:p w:rsidR="00490B7C" w:rsidRPr="00E0147F" w:rsidRDefault="00490B7C" w:rsidP="00490B7C">
      <w:pPr>
        <w:pStyle w:val="Heading1"/>
        <w:rPr>
          <w:rFonts w:ascii="Times New Roman" w:hAnsi="Times New Roman"/>
        </w:rPr>
      </w:pPr>
      <w:r w:rsidRPr="00E0147F">
        <w:rPr>
          <w:rFonts w:ascii="Times New Roman" w:hAnsi="Times New Roman"/>
        </w:rPr>
        <w:t>4.2. GUI</w:t>
      </w:r>
    </w:p>
    <w:p w:rsidR="00490B7C" w:rsidRPr="00E0147F" w:rsidRDefault="00490B7C" w:rsidP="00490B7C">
      <w:pPr>
        <w:pStyle w:val="Heading1"/>
        <w:rPr>
          <w:rFonts w:ascii="Times New Roman" w:hAnsi="Times New Roman"/>
        </w:rPr>
      </w:pPr>
      <w:r w:rsidRPr="00E0147F">
        <w:rPr>
          <w:rFonts w:ascii="Times New Roman" w:hAnsi="Times New Roman"/>
        </w:rPr>
        <w:t>Customer’s Flow:</w:t>
      </w:r>
    </w:p>
    <w:p w:rsidR="00490B7C" w:rsidRPr="00E0147F" w:rsidRDefault="00490B7C" w:rsidP="00490B7C">
      <w:pPr>
        <w:rPr>
          <w:rFonts w:ascii="Times New Roman" w:hAnsi="Times New Roman"/>
        </w:rPr>
      </w:pPr>
      <w:r w:rsidRPr="00E0147F">
        <w:rPr>
          <w:rFonts w:ascii="Times New Roman" w:hAnsi="Times New Roman"/>
          <w:noProof/>
        </w:rPr>
        <w:drawing>
          <wp:inline distT="0" distB="0" distL="0" distR="0">
            <wp:extent cx="6696075" cy="6553200"/>
            <wp:effectExtent l="0" t="0" r="9525" b="0"/>
            <wp:docPr id="4" name="Picture 4" descr="Untitle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96075" cy="6553200"/>
                    </a:xfrm>
                    <a:prstGeom prst="rect">
                      <a:avLst/>
                    </a:prstGeom>
                    <a:noFill/>
                    <a:ln>
                      <a:noFill/>
                    </a:ln>
                  </pic:spPr>
                </pic:pic>
              </a:graphicData>
            </a:graphic>
          </wp:inline>
        </w:drawing>
      </w:r>
    </w:p>
    <w:p w:rsidR="00490B7C" w:rsidRPr="00E0147F" w:rsidRDefault="00490B7C" w:rsidP="00490B7C">
      <w:pPr>
        <w:rPr>
          <w:rFonts w:ascii="Times New Roman" w:hAnsi="Times New Roman"/>
        </w:rPr>
      </w:pPr>
    </w:p>
    <w:p w:rsidR="00490B7C" w:rsidRPr="00E0147F" w:rsidRDefault="00490B7C" w:rsidP="00490B7C">
      <w:pPr>
        <w:rPr>
          <w:rFonts w:ascii="Times New Roman" w:hAnsi="Times New Roman"/>
        </w:rPr>
      </w:pPr>
    </w:p>
    <w:p w:rsidR="00490B7C" w:rsidRPr="00E0147F" w:rsidRDefault="00490B7C" w:rsidP="00490B7C">
      <w:pPr>
        <w:rPr>
          <w:rFonts w:ascii="Times New Roman" w:hAnsi="Times New Roman"/>
        </w:rPr>
      </w:pPr>
    </w:p>
    <w:p w:rsidR="00490B7C" w:rsidRPr="00E0147F" w:rsidRDefault="00490B7C" w:rsidP="00490B7C">
      <w:pPr>
        <w:rPr>
          <w:rFonts w:ascii="Times New Roman" w:hAnsi="Times New Roman"/>
        </w:rPr>
      </w:pPr>
    </w:p>
    <w:p w:rsidR="00490B7C" w:rsidRPr="00E0147F" w:rsidRDefault="00490B7C" w:rsidP="00490B7C">
      <w:pPr>
        <w:pStyle w:val="Heading1"/>
        <w:rPr>
          <w:rFonts w:ascii="Times New Roman" w:hAnsi="Times New Roman"/>
        </w:rPr>
      </w:pPr>
      <w:r w:rsidRPr="00E0147F">
        <w:rPr>
          <w:rFonts w:ascii="Times New Roman" w:hAnsi="Times New Roman"/>
        </w:rPr>
        <w:t>Admin’s Flow</w:t>
      </w:r>
    </w:p>
    <w:p w:rsidR="00490B7C" w:rsidRPr="00E0147F" w:rsidRDefault="00490B7C" w:rsidP="00490B7C">
      <w:pPr>
        <w:rPr>
          <w:rFonts w:ascii="Times New Roman" w:hAnsi="Times New Roman"/>
        </w:rPr>
      </w:pPr>
    </w:p>
    <w:p w:rsidR="00490B7C" w:rsidRPr="00E0147F" w:rsidRDefault="00490B7C" w:rsidP="00490B7C">
      <w:pPr>
        <w:rPr>
          <w:rFonts w:ascii="Times New Roman" w:hAnsi="Times New Roman"/>
        </w:rPr>
      </w:pPr>
      <w:r w:rsidRPr="00E0147F">
        <w:rPr>
          <w:rFonts w:ascii="Times New Roman" w:hAnsi="Times New Roman"/>
          <w:noProof/>
        </w:rPr>
        <w:drawing>
          <wp:inline distT="0" distB="0" distL="0" distR="0">
            <wp:extent cx="6591300" cy="5857875"/>
            <wp:effectExtent l="0" t="0" r="0" b="9525"/>
            <wp:docPr id="3" name="Picture 3"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1300" cy="5857875"/>
                    </a:xfrm>
                    <a:prstGeom prst="rect">
                      <a:avLst/>
                    </a:prstGeom>
                    <a:noFill/>
                    <a:ln>
                      <a:noFill/>
                    </a:ln>
                  </pic:spPr>
                </pic:pic>
              </a:graphicData>
            </a:graphic>
          </wp:inline>
        </w:drawing>
      </w:r>
    </w:p>
    <w:p w:rsidR="002433A1" w:rsidRPr="00E0147F" w:rsidRDefault="002433A1">
      <w:pPr>
        <w:rPr>
          <w:rFonts w:ascii="Times New Roman" w:hAnsi="Times New Roman"/>
        </w:rPr>
      </w:pPr>
    </w:p>
    <w:sectPr w:rsidR="002433A1" w:rsidRPr="00E014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07E6" w:rsidRDefault="00D507E6" w:rsidP="005C16EE">
      <w:r>
        <w:separator/>
      </w:r>
    </w:p>
  </w:endnote>
  <w:endnote w:type="continuationSeparator" w:id="0">
    <w:p w:rsidR="00D507E6" w:rsidRDefault="00D507E6" w:rsidP="005C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33A1" w:rsidRDefault="002433A1">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B66EAE">
      <w:rPr>
        <w:rStyle w:val="PageNumber"/>
        <w:noProof/>
      </w:rPr>
      <w:t>17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07E6" w:rsidRDefault="00D507E6" w:rsidP="005C16EE">
      <w:r>
        <w:separator/>
      </w:r>
    </w:p>
  </w:footnote>
  <w:footnote w:type="continuationSeparator" w:id="0">
    <w:p w:rsidR="00D507E6" w:rsidRDefault="00D507E6" w:rsidP="005C16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33A1" w:rsidRDefault="002433A1">
    <w:pPr>
      <w:pStyle w:val="Header"/>
      <w:tabs>
        <w:tab w:val="clear" w:pos="4320"/>
        <w:tab w:val="clear" w:pos="8640"/>
        <w:tab w:val="center" w:pos="4680"/>
        <w:tab w:val="right" w:pos="9360"/>
      </w:tabs>
    </w:pPr>
    <w:r>
      <w:tab/>
    </w:r>
    <w:r>
      <w:tab/>
      <w:t>&lt;Project Name&gt;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83DC7"/>
    <w:multiLevelType w:val="hybridMultilevel"/>
    <w:tmpl w:val="A64AF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50FEA"/>
    <w:multiLevelType w:val="hybridMultilevel"/>
    <w:tmpl w:val="52666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EE2D01"/>
    <w:multiLevelType w:val="multilevel"/>
    <w:tmpl w:val="5F8E4472"/>
    <w:lvl w:ilvl="0">
      <w:start w:val="3"/>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7FD08C0"/>
    <w:multiLevelType w:val="multilevel"/>
    <w:tmpl w:val="11A09C8E"/>
    <w:lvl w:ilvl="0">
      <w:start w:val="1"/>
      <w:numFmt w:val="bullet"/>
      <w:lvlText w:val=""/>
      <w:lvlJc w:val="left"/>
      <w:pPr>
        <w:ind w:left="1080" w:hanging="360"/>
      </w:pPr>
      <w:rPr>
        <w:rFonts w:ascii="Symbol" w:hAnsi="Symbol"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1A2236BF"/>
    <w:multiLevelType w:val="multilevel"/>
    <w:tmpl w:val="1848C814"/>
    <w:lvl w:ilvl="0">
      <w:start w:val="1"/>
      <w:numFmt w:val="decimal"/>
      <w:lvlText w:val="%1."/>
      <w:lvlJc w:val="left"/>
      <w:pPr>
        <w:ind w:left="720" w:hanging="360"/>
      </w:pPr>
      <w:rPr>
        <w:rFonts w:hint="default"/>
      </w:rPr>
    </w:lvl>
    <w:lvl w:ilvl="1">
      <w:start w:val="2"/>
      <w:numFmt w:val="decimal"/>
      <w:isLgl/>
      <w:lvlText w:val="%1.%2."/>
      <w:lvlJc w:val="left"/>
      <w:pPr>
        <w:ind w:left="99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A240E6E"/>
    <w:multiLevelType w:val="multilevel"/>
    <w:tmpl w:val="155EFBC6"/>
    <w:numStyleLink w:val="ImportedStyle1"/>
  </w:abstractNum>
  <w:abstractNum w:abstractNumId="6" w15:restartNumberingAfterBreak="0">
    <w:nsid w:val="1A5E42A7"/>
    <w:multiLevelType w:val="multilevel"/>
    <w:tmpl w:val="B91CFF52"/>
    <w:lvl w:ilvl="0">
      <w:start w:val="1"/>
      <w:numFmt w:val="decimal"/>
      <w:lvlText w:val="%1."/>
      <w:lvlJc w:val="left"/>
      <w:pPr>
        <w:ind w:left="720" w:hanging="360"/>
      </w:pPr>
      <w:rPr>
        <w:rFonts w:eastAsia="Time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EB92DBE"/>
    <w:multiLevelType w:val="hybridMultilevel"/>
    <w:tmpl w:val="D158A6AA"/>
    <w:lvl w:ilvl="0" w:tplc="66C614B0">
      <w:start w:val="1"/>
      <w:numFmt w:val="lowerLetter"/>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FC2C8A"/>
    <w:multiLevelType w:val="multilevel"/>
    <w:tmpl w:val="11A09C8E"/>
    <w:lvl w:ilvl="0">
      <w:start w:val="1"/>
      <w:numFmt w:val="bullet"/>
      <w:lvlText w:val=""/>
      <w:lvlJc w:val="left"/>
      <w:pPr>
        <w:ind w:left="1080" w:hanging="360"/>
      </w:pPr>
      <w:rPr>
        <w:rFonts w:ascii="Symbol" w:hAnsi="Symbol"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9" w15:restartNumberingAfterBreak="0">
    <w:nsid w:val="2F811147"/>
    <w:multiLevelType w:val="multilevel"/>
    <w:tmpl w:val="1CECEB9A"/>
    <w:lvl w:ilvl="0">
      <w:start w:val="3"/>
      <w:numFmt w:val="decimal"/>
      <w:lvlText w:val="%1"/>
      <w:lvlJc w:val="left"/>
      <w:pPr>
        <w:ind w:left="405" w:hanging="405"/>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32494D5B"/>
    <w:multiLevelType w:val="multilevel"/>
    <w:tmpl w:val="11A09C8E"/>
    <w:lvl w:ilvl="0">
      <w:start w:val="1"/>
      <w:numFmt w:val="bullet"/>
      <w:lvlText w:val=""/>
      <w:lvlJc w:val="left"/>
      <w:pPr>
        <w:ind w:left="1800" w:hanging="360"/>
      </w:pPr>
      <w:rPr>
        <w:rFonts w:ascii="Symbol" w:hAnsi="Symbol" w:hint="default"/>
      </w:rPr>
    </w:lvl>
    <w:lvl w:ilvl="1">
      <w:start w:val="3"/>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11" w15:restartNumberingAfterBreak="0">
    <w:nsid w:val="325E6C47"/>
    <w:multiLevelType w:val="hybridMultilevel"/>
    <w:tmpl w:val="46AE0CC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13" w15:restartNumberingAfterBreak="0">
    <w:nsid w:val="37F152E8"/>
    <w:multiLevelType w:val="multilevel"/>
    <w:tmpl w:val="B7AE04AC"/>
    <w:lvl w:ilvl="0">
      <w:start w:val="3"/>
      <w:numFmt w:val="decimal"/>
      <w:lvlText w:val="%1."/>
      <w:lvlJc w:val="left"/>
      <w:pPr>
        <w:ind w:left="540" w:hanging="540"/>
      </w:pPr>
      <w:rPr>
        <w:rFonts w:hint="default"/>
        <w:b/>
      </w:rPr>
    </w:lvl>
    <w:lvl w:ilvl="1">
      <w:start w:val="5"/>
      <w:numFmt w:val="decimal"/>
      <w:lvlText w:val="%1.%2."/>
      <w:lvlJc w:val="left"/>
      <w:pPr>
        <w:ind w:left="1152" w:hanging="540"/>
      </w:pPr>
      <w:rPr>
        <w:rFonts w:hint="default"/>
        <w:b/>
      </w:rPr>
    </w:lvl>
    <w:lvl w:ilvl="2">
      <w:start w:val="1"/>
      <w:numFmt w:val="decimal"/>
      <w:lvlText w:val="%1.%2.%3."/>
      <w:lvlJc w:val="left"/>
      <w:pPr>
        <w:ind w:left="1944" w:hanging="720"/>
      </w:pPr>
      <w:rPr>
        <w:rFonts w:hint="default"/>
        <w:b/>
      </w:rPr>
    </w:lvl>
    <w:lvl w:ilvl="3">
      <w:start w:val="1"/>
      <w:numFmt w:val="decimal"/>
      <w:lvlText w:val="%1.%2.%3.%4."/>
      <w:lvlJc w:val="left"/>
      <w:pPr>
        <w:ind w:left="2556" w:hanging="720"/>
      </w:pPr>
      <w:rPr>
        <w:rFonts w:hint="default"/>
        <w:b/>
      </w:rPr>
    </w:lvl>
    <w:lvl w:ilvl="4">
      <w:start w:val="1"/>
      <w:numFmt w:val="decimal"/>
      <w:lvlText w:val="%1.%2.%3.%4.%5."/>
      <w:lvlJc w:val="left"/>
      <w:pPr>
        <w:ind w:left="3528" w:hanging="1080"/>
      </w:pPr>
      <w:rPr>
        <w:rFonts w:hint="default"/>
        <w:b/>
      </w:rPr>
    </w:lvl>
    <w:lvl w:ilvl="5">
      <w:start w:val="1"/>
      <w:numFmt w:val="decimal"/>
      <w:lvlText w:val="%1.%2.%3.%4.%5.%6."/>
      <w:lvlJc w:val="left"/>
      <w:pPr>
        <w:ind w:left="4140" w:hanging="1080"/>
      </w:pPr>
      <w:rPr>
        <w:rFonts w:hint="default"/>
        <w:b/>
      </w:rPr>
    </w:lvl>
    <w:lvl w:ilvl="6">
      <w:start w:val="1"/>
      <w:numFmt w:val="decimal"/>
      <w:lvlText w:val="%1.%2.%3.%4.%5.%6.%7."/>
      <w:lvlJc w:val="left"/>
      <w:pPr>
        <w:ind w:left="5112" w:hanging="1440"/>
      </w:pPr>
      <w:rPr>
        <w:rFonts w:hint="default"/>
        <w:b/>
      </w:rPr>
    </w:lvl>
    <w:lvl w:ilvl="7">
      <w:start w:val="1"/>
      <w:numFmt w:val="decimal"/>
      <w:lvlText w:val="%1.%2.%3.%4.%5.%6.%7.%8."/>
      <w:lvlJc w:val="left"/>
      <w:pPr>
        <w:ind w:left="5724" w:hanging="1440"/>
      </w:pPr>
      <w:rPr>
        <w:rFonts w:hint="default"/>
        <w:b/>
      </w:rPr>
    </w:lvl>
    <w:lvl w:ilvl="8">
      <w:start w:val="1"/>
      <w:numFmt w:val="decimal"/>
      <w:lvlText w:val="%1.%2.%3.%4.%5.%6.%7.%8.%9."/>
      <w:lvlJc w:val="left"/>
      <w:pPr>
        <w:ind w:left="6696" w:hanging="1800"/>
      </w:pPr>
      <w:rPr>
        <w:rFonts w:hint="default"/>
        <w:b/>
      </w:rPr>
    </w:lvl>
  </w:abstractNum>
  <w:abstractNum w:abstractNumId="14" w15:restartNumberingAfterBreak="0">
    <w:nsid w:val="40594685"/>
    <w:multiLevelType w:val="multilevel"/>
    <w:tmpl w:val="5232AF56"/>
    <w:lvl w:ilvl="0">
      <w:start w:val="3"/>
      <w:numFmt w:val="decimal"/>
      <w:lvlText w:val="%1"/>
      <w:lvlJc w:val="left"/>
      <w:pPr>
        <w:ind w:left="405" w:hanging="405"/>
      </w:pPr>
      <w:rPr>
        <w:rFonts w:hint="default"/>
      </w:rPr>
    </w:lvl>
    <w:lvl w:ilvl="1">
      <w:start w:val="5"/>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5" w15:restartNumberingAfterBreak="0">
    <w:nsid w:val="467B134D"/>
    <w:multiLevelType w:val="multilevel"/>
    <w:tmpl w:val="4140A0F8"/>
    <w:lvl w:ilvl="0">
      <w:start w:val="2"/>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8F3550E"/>
    <w:multiLevelType w:val="multilevel"/>
    <w:tmpl w:val="155EFBC6"/>
    <w:numStyleLink w:val="ImportedStyle1"/>
  </w:abstractNum>
  <w:abstractNum w:abstractNumId="17" w15:restartNumberingAfterBreak="0">
    <w:nsid w:val="4B831DBC"/>
    <w:multiLevelType w:val="hybridMultilevel"/>
    <w:tmpl w:val="6D6AD5F4"/>
    <w:lvl w:ilvl="0" w:tplc="DA0A47DE">
      <w:start w:val="1"/>
      <w:numFmt w:val="decimal"/>
      <w:lvlText w:val="%1."/>
      <w:lvlJc w:val="left"/>
      <w:pPr>
        <w:ind w:left="720" w:hanging="360"/>
      </w:pPr>
      <w:rPr>
        <w:rFonts w:eastAsia="Time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780E1B"/>
    <w:multiLevelType w:val="multilevel"/>
    <w:tmpl w:val="11A09C8E"/>
    <w:lvl w:ilvl="0">
      <w:start w:val="1"/>
      <w:numFmt w:val="bullet"/>
      <w:lvlText w:val=""/>
      <w:lvlJc w:val="left"/>
      <w:pPr>
        <w:ind w:left="1080" w:hanging="360"/>
      </w:pPr>
      <w:rPr>
        <w:rFonts w:ascii="Symbol" w:hAnsi="Symbol"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9" w15:restartNumberingAfterBreak="0">
    <w:nsid w:val="509A5B25"/>
    <w:multiLevelType w:val="multilevel"/>
    <w:tmpl w:val="A9B05590"/>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50CB3620"/>
    <w:multiLevelType w:val="hybridMultilevel"/>
    <w:tmpl w:val="623AC4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5D4F7A1E"/>
    <w:multiLevelType w:val="hybridMultilevel"/>
    <w:tmpl w:val="909AC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AB1860"/>
    <w:multiLevelType w:val="multilevel"/>
    <w:tmpl w:val="11A09C8E"/>
    <w:lvl w:ilvl="0">
      <w:start w:val="1"/>
      <w:numFmt w:val="bullet"/>
      <w:lvlText w:val=""/>
      <w:lvlJc w:val="left"/>
      <w:pPr>
        <w:ind w:left="1800" w:hanging="360"/>
      </w:pPr>
      <w:rPr>
        <w:rFonts w:ascii="Symbol" w:hAnsi="Symbol" w:hint="default"/>
      </w:rPr>
    </w:lvl>
    <w:lvl w:ilvl="1">
      <w:start w:val="3"/>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24" w15:restartNumberingAfterBreak="0">
    <w:nsid w:val="64241674"/>
    <w:multiLevelType w:val="multilevel"/>
    <w:tmpl w:val="11A09C8E"/>
    <w:lvl w:ilvl="0">
      <w:start w:val="1"/>
      <w:numFmt w:val="bullet"/>
      <w:lvlText w:val=""/>
      <w:lvlJc w:val="left"/>
      <w:pPr>
        <w:ind w:left="720" w:hanging="360"/>
      </w:pPr>
      <w:rPr>
        <w:rFonts w:ascii="Symbol" w:hAnsi="Symbol"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663D7ACC"/>
    <w:multiLevelType w:val="hybridMultilevel"/>
    <w:tmpl w:val="50E61EB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FC954AE"/>
    <w:multiLevelType w:val="hybridMultilevel"/>
    <w:tmpl w:val="CD248C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74B04A01"/>
    <w:multiLevelType w:val="multilevel"/>
    <w:tmpl w:val="495E1A04"/>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74D5690F"/>
    <w:multiLevelType w:val="hybridMultilevel"/>
    <w:tmpl w:val="6F6CE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6DB6F20"/>
    <w:multiLevelType w:val="multilevel"/>
    <w:tmpl w:val="E9DC43AA"/>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76F61206"/>
    <w:multiLevelType w:val="multilevel"/>
    <w:tmpl w:val="62862000"/>
    <w:lvl w:ilvl="0">
      <w:start w:val="1"/>
      <w:numFmt w:val="lowerLetter"/>
      <w:lvlText w:val="%1)"/>
      <w:lvlJc w:val="left"/>
      <w:pPr>
        <w:ind w:left="1080" w:hanging="360"/>
      </w:pPr>
      <w:rPr>
        <w:rFonts w:hint="default"/>
        <w:b/>
      </w:rPr>
    </w:lvl>
    <w:lvl w:ilvl="1">
      <w:start w:val="2"/>
      <w:numFmt w:val="decimal"/>
      <w:isLgl/>
      <w:lvlText w:val="%1.%2."/>
      <w:lvlJc w:val="left"/>
      <w:pPr>
        <w:ind w:left="1275" w:hanging="55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793D7944"/>
    <w:multiLevelType w:val="hybridMultilevel"/>
    <w:tmpl w:val="03701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9895F3B"/>
    <w:multiLevelType w:val="hybridMultilevel"/>
    <w:tmpl w:val="52D88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A991DE0"/>
    <w:multiLevelType w:val="hybridMultilevel"/>
    <w:tmpl w:val="C4A202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7B111466"/>
    <w:multiLevelType w:val="multilevel"/>
    <w:tmpl w:val="8F4CD99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7B15361F"/>
    <w:multiLevelType w:val="multilevel"/>
    <w:tmpl w:val="DF36C0D6"/>
    <w:lvl w:ilvl="0">
      <w:start w:val="2"/>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CFD5450"/>
    <w:multiLevelType w:val="hybridMultilevel"/>
    <w:tmpl w:val="81EE2E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16"/>
  </w:num>
  <w:num w:numId="3">
    <w:abstractNumId w:val="12"/>
  </w:num>
  <w:num w:numId="4">
    <w:abstractNumId w:val="26"/>
  </w:num>
  <w:num w:numId="5">
    <w:abstractNumId w:val="4"/>
  </w:num>
  <w:num w:numId="6">
    <w:abstractNumId w:val="19"/>
  </w:num>
  <w:num w:numId="7">
    <w:abstractNumId w:val="0"/>
  </w:num>
  <w:num w:numId="8">
    <w:abstractNumId w:val="18"/>
  </w:num>
  <w:num w:numId="9">
    <w:abstractNumId w:val="27"/>
  </w:num>
  <w:num w:numId="10">
    <w:abstractNumId w:val="7"/>
  </w:num>
  <w:num w:numId="11">
    <w:abstractNumId w:val="30"/>
  </w:num>
  <w:num w:numId="12">
    <w:abstractNumId w:val="1"/>
  </w:num>
  <w:num w:numId="13">
    <w:abstractNumId w:val="28"/>
  </w:num>
  <w:num w:numId="14">
    <w:abstractNumId w:val="20"/>
  </w:num>
  <w:num w:numId="15">
    <w:abstractNumId w:val="32"/>
  </w:num>
  <w:num w:numId="16">
    <w:abstractNumId w:val="36"/>
  </w:num>
  <w:num w:numId="17">
    <w:abstractNumId w:val="24"/>
  </w:num>
  <w:num w:numId="18">
    <w:abstractNumId w:val="10"/>
  </w:num>
  <w:num w:numId="19">
    <w:abstractNumId w:val="23"/>
  </w:num>
  <w:num w:numId="20">
    <w:abstractNumId w:val="3"/>
  </w:num>
  <w:num w:numId="21">
    <w:abstractNumId w:val="8"/>
  </w:num>
  <w:num w:numId="22">
    <w:abstractNumId w:val="22"/>
  </w:num>
  <w:num w:numId="23">
    <w:abstractNumId w:val="29"/>
  </w:num>
  <w:num w:numId="24">
    <w:abstractNumId w:val="2"/>
  </w:num>
  <w:num w:numId="25">
    <w:abstractNumId w:val="15"/>
  </w:num>
  <w:num w:numId="26">
    <w:abstractNumId w:val="35"/>
  </w:num>
  <w:num w:numId="27">
    <w:abstractNumId w:val="9"/>
  </w:num>
  <w:num w:numId="28">
    <w:abstractNumId w:val="13"/>
  </w:num>
  <w:num w:numId="29">
    <w:abstractNumId w:val="14"/>
  </w:num>
  <w:num w:numId="30">
    <w:abstractNumId w:val="6"/>
  </w:num>
  <w:num w:numId="31">
    <w:abstractNumId w:val="17"/>
  </w:num>
  <w:num w:numId="32">
    <w:abstractNumId w:val="5"/>
  </w:num>
  <w:num w:numId="33">
    <w:abstractNumId w:val="31"/>
  </w:num>
  <w:num w:numId="34">
    <w:abstractNumId w:val="34"/>
  </w:num>
  <w:num w:numId="35">
    <w:abstractNumId w:val="25"/>
  </w:num>
  <w:num w:numId="36">
    <w:abstractNumId w:val="11"/>
  </w:num>
  <w:num w:numId="37">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okka,Deepthi Tejaswani">
    <w15:presenceInfo w15:providerId="AD" w15:userId="S-1-5-21-2139973840-800022822-604069369-1708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6EE"/>
    <w:rsid w:val="0001356C"/>
    <w:rsid w:val="00024FB6"/>
    <w:rsid w:val="00060668"/>
    <w:rsid w:val="00070915"/>
    <w:rsid w:val="0011074D"/>
    <w:rsid w:val="00113573"/>
    <w:rsid w:val="00116AC2"/>
    <w:rsid w:val="0012717E"/>
    <w:rsid w:val="001700E6"/>
    <w:rsid w:val="00174E40"/>
    <w:rsid w:val="001B1926"/>
    <w:rsid w:val="001D7679"/>
    <w:rsid w:val="00206B9A"/>
    <w:rsid w:val="002433A1"/>
    <w:rsid w:val="002B5759"/>
    <w:rsid w:val="002C07DA"/>
    <w:rsid w:val="0033267A"/>
    <w:rsid w:val="003A40D1"/>
    <w:rsid w:val="003E5E39"/>
    <w:rsid w:val="004335C4"/>
    <w:rsid w:val="0044298F"/>
    <w:rsid w:val="00490B7C"/>
    <w:rsid w:val="004A47B7"/>
    <w:rsid w:val="004B1E75"/>
    <w:rsid w:val="00524F5C"/>
    <w:rsid w:val="00526B5D"/>
    <w:rsid w:val="0058387A"/>
    <w:rsid w:val="005A048A"/>
    <w:rsid w:val="005C16EE"/>
    <w:rsid w:val="005D2EA9"/>
    <w:rsid w:val="005D75BA"/>
    <w:rsid w:val="00600F04"/>
    <w:rsid w:val="006447B5"/>
    <w:rsid w:val="00655288"/>
    <w:rsid w:val="006B4B30"/>
    <w:rsid w:val="006C4BE9"/>
    <w:rsid w:val="007231A8"/>
    <w:rsid w:val="00751F00"/>
    <w:rsid w:val="00792EBD"/>
    <w:rsid w:val="007D083A"/>
    <w:rsid w:val="007F482A"/>
    <w:rsid w:val="00827834"/>
    <w:rsid w:val="00894054"/>
    <w:rsid w:val="008A7D04"/>
    <w:rsid w:val="008B7E4C"/>
    <w:rsid w:val="008D568F"/>
    <w:rsid w:val="008E4C80"/>
    <w:rsid w:val="00941EDE"/>
    <w:rsid w:val="0097364B"/>
    <w:rsid w:val="00982E85"/>
    <w:rsid w:val="009F30D8"/>
    <w:rsid w:val="00A02055"/>
    <w:rsid w:val="00A168F0"/>
    <w:rsid w:val="00AF53F4"/>
    <w:rsid w:val="00B62A61"/>
    <w:rsid w:val="00B66EAE"/>
    <w:rsid w:val="00B72E0D"/>
    <w:rsid w:val="00BE76CC"/>
    <w:rsid w:val="00C91CCA"/>
    <w:rsid w:val="00D416DC"/>
    <w:rsid w:val="00D46641"/>
    <w:rsid w:val="00D507E6"/>
    <w:rsid w:val="00D5285B"/>
    <w:rsid w:val="00D71118"/>
    <w:rsid w:val="00D83F2F"/>
    <w:rsid w:val="00D97BEA"/>
    <w:rsid w:val="00DC0999"/>
    <w:rsid w:val="00DE3BD1"/>
    <w:rsid w:val="00E0147F"/>
    <w:rsid w:val="00E13A57"/>
    <w:rsid w:val="00E146F2"/>
    <w:rsid w:val="00EC0565"/>
    <w:rsid w:val="00ED167C"/>
    <w:rsid w:val="00EE6209"/>
    <w:rsid w:val="00F2182E"/>
    <w:rsid w:val="00F44F03"/>
    <w:rsid w:val="00F66984"/>
    <w:rsid w:val="00F8456E"/>
    <w:rsid w:val="00FC5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BBFA7"/>
  <w15:chartTrackingRefBased/>
  <w15:docId w15:val="{554A37A3-0F6B-4CD3-A185-4A9A065A9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16EE"/>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5C16EE"/>
    <w:pPr>
      <w:keepNext/>
      <w:spacing w:before="240" w:after="120"/>
      <w:outlineLvl w:val="0"/>
    </w:pPr>
    <w:rPr>
      <w:b/>
      <w:sz w:val="32"/>
    </w:rPr>
  </w:style>
  <w:style w:type="paragraph" w:styleId="Heading2">
    <w:name w:val="heading 2"/>
    <w:basedOn w:val="Normal"/>
    <w:next w:val="Normal"/>
    <w:link w:val="Heading2Char"/>
    <w:uiPriority w:val="9"/>
    <w:semiHidden/>
    <w:unhideWhenUsed/>
    <w:qFormat/>
    <w:rsid w:val="004A47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5C16EE"/>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C16EE"/>
    <w:rPr>
      <w:rFonts w:ascii="Times" w:eastAsia="Times" w:hAnsi="Times" w:cs="Times New Roman"/>
      <w:b/>
      <w:sz w:val="32"/>
      <w:szCs w:val="20"/>
    </w:rPr>
  </w:style>
  <w:style w:type="character" w:customStyle="1" w:styleId="Heading3Char">
    <w:name w:val="Heading 3 Char"/>
    <w:basedOn w:val="DefaultParagraphFont"/>
    <w:link w:val="Heading3"/>
    <w:rsid w:val="005C16EE"/>
    <w:rPr>
      <w:rFonts w:ascii="Times" w:eastAsia="Times" w:hAnsi="Times" w:cs="Times New Roman"/>
      <w:b/>
      <w:sz w:val="24"/>
      <w:szCs w:val="20"/>
    </w:rPr>
  </w:style>
  <w:style w:type="paragraph" w:styleId="Header">
    <w:name w:val="header"/>
    <w:basedOn w:val="Normal"/>
    <w:link w:val="HeaderChar"/>
    <w:rsid w:val="005C16EE"/>
    <w:pPr>
      <w:tabs>
        <w:tab w:val="center" w:pos="4320"/>
        <w:tab w:val="right" w:pos="8640"/>
      </w:tabs>
    </w:pPr>
  </w:style>
  <w:style w:type="character" w:customStyle="1" w:styleId="HeaderChar">
    <w:name w:val="Header Char"/>
    <w:basedOn w:val="DefaultParagraphFont"/>
    <w:link w:val="Header"/>
    <w:rsid w:val="005C16EE"/>
    <w:rPr>
      <w:rFonts w:ascii="Times" w:eastAsia="Times" w:hAnsi="Times" w:cs="Times New Roman"/>
      <w:sz w:val="24"/>
      <w:szCs w:val="20"/>
    </w:rPr>
  </w:style>
  <w:style w:type="paragraph" w:styleId="Footer">
    <w:name w:val="footer"/>
    <w:basedOn w:val="Normal"/>
    <w:link w:val="FooterChar"/>
    <w:semiHidden/>
    <w:rsid w:val="005C16EE"/>
    <w:pPr>
      <w:tabs>
        <w:tab w:val="center" w:pos="4320"/>
        <w:tab w:val="right" w:pos="8640"/>
      </w:tabs>
    </w:pPr>
  </w:style>
  <w:style w:type="character" w:customStyle="1" w:styleId="FooterChar">
    <w:name w:val="Footer Char"/>
    <w:basedOn w:val="DefaultParagraphFont"/>
    <w:link w:val="Footer"/>
    <w:semiHidden/>
    <w:rsid w:val="005C16EE"/>
    <w:rPr>
      <w:rFonts w:ascii="Times" w:eastAsia="Times" w:hAnsi="Times" w:cs="Times New Roman"/>
      <w:sz w:val="24"/>
      <w:szCs w:val="20"/>
    </w:rPr>
  </w:style>
  <w:style w:type="character" w:styleId="PageNumber">
    <w:name w:val="page number"/>
    <w:basedOn w:val="DefaultParagraphFont"/>
    <w:semiHidden/>
    <w:rsid w:val="005C16EE"/>
  </w:style>
  <w:style w:type="paragraph" w:styleId="Title">
    <w:name w:val="Title"/>
    <w:basedOn w:val="Normal"/>
    <w:link w:val="TitleChar"/>
    <w:qFormat/>
    <w:rsid w:val="005C16EE"/>
    <w:pPr>
      <w:jc w:val="center"/>
    </w:pPr>
    <w:rPr>
      <w:b/>
      <w:sz w:val="32"/>
    </w:rPr>
  </w:style>
  <w:style w:type="character" w:customStyle="1" w:styleId="TitleChar">
    <w:name w:val="Title Char"/>
    <w:basedOn w:val="DefaultParagraphFont"/>
    <w:link w:val="Title"/>
    <w:rsid w:val="005C16EE"/>
    <w:rPr>
      <w:rFonts w:ascii="Times" w:eastAsia="Times" w:hAnsi="Times" w:cs="Times New Roman"/>
      <w:b/>
      <w:sz w:val="32"/>
      <w:szCs w:val="20"/>
    </w:rPr>
  </w:style>
  <w:style w:type="character" w:styleId="Strong">
    <w:name w:val="Strong"/>
    <w:uiPriority w:val="22"/>
    <w:qFormat/>
    <w:rsid w:val="005C16EE"/>
    <w:rPr>
      <w:b/>
    </w:rPr>
  </w:style>
  <w:style w:type="paragraph" w:customStyle="1" w:styleId="Body">
    <w:name w:val="Body"/>
    <w:rsid w:val="005C16EE"/>
    <w:pPr>
      <w:pBdr>
        <w:top w:val="nil"/>
        <w:left w:val="nil"/>
        <w:bottom w:val="nil"/>
        <w:right w:val="nil"/>
        <w:between w:val="nil"/>
        <w:bar w:val="nil"/>
      </w:pBdr>
      <w:tabs>
        <w:tab w:val="left" w:pos="180"/>
        <w:tab w:val="left" w:pos="360"/>
        <w:tab w:val="left" w:pos="720"/>
      </w:tabs>
      <w:spacing w:after="0" w:line="240" w:lineRule="auto"/>
    </w:pPr>
    <w:rPr>
      <w:rFonts w:ascii="Times" w:eastAsia="Arial Unicode MS" w:hAnsi="Times" w:cs="Arial Unicode MS"/>
      <w:color w:val="000000"/>
      <w:sz w:val="24"/>
      <w:szCs w:val="24"/>
      <w:u w:color="000000"/>
      <w:bdr w:val="nil"/>
    </w:rPr>
  </w:style>
  <w:style w:type="numbering" w:customStyle="1" w:styleId="ImportedStyle1">
    <w:name w:val="Imported Style 1"/>
    <w:rsid w:val="005C16EE"/>
    <w:pPr>
      <w:numPr>
        <w:numId w:val="1"/>
      </w:numPr>
    </w:pPr>
  </w:style>
  <w:style w:type="paragraph" w:styleId="ListParagraph">
    <w:name w:val="List Paragraph"/>
    <w:basedOn w:val="Normal"/>
    <w:uiPriority w:val="34"/>
    <w:qFormat/>
    <w:rsid w:val="005C16EE"/>
    <w:pPr>
      <w:ind w:left="720"/>
    </w:pPr>
  </w:style>
  <w:style w:type="character" w:styleId="Emphasis">
    <w:name w:val="Emphasis"/>
    <w:uiPriority w:val="20"/>
    <w:qFormat/>
    <w:rsid w:val="005C16EE"/>
    <w:rPr>
      <w:i/>
      <w:iCs/>
    </w:rPr>
  </w:style>
  <w:style w:type="paragraph" w:styleId="NormalWeb">
    <w:name w:val="Normal (Web)"/>
    <w:basedOn w:val="Normal"/>
    <w:uiPriority w:val="99"/>
    <w:semiHidden/>
    <w:unhideWhenUsed/>
    <w:rsid w:val="005C16EE"/>
    <w:pPr>
      <w:tabs>
        <w:tab w:val="clear" w:pos="180"/>
        <w:tab w:val="clear" w:pos="360"/>
        <w:tab w:val="clear" w:pos="720"/>
      </w:tabs>
      <w:spacing w:before="100" w:beforeAutospacing="1" w:after="100" w:afterAutospacing="1"/>
    </w:pPr>
    <w:rPr>
      <w:rFonts w:ascii="Times New Roman" w:eastAsia="Times New Roman" w:hAnsi="Times New Roman"/>
      <w:szCs w:val="24"/>
    </w:rPr>
  </w:style>
  <w:style w:type="character" w:styleId="Hyperlink">
    <w:name w:val="Hyperlink"/>
    <w:uiPriority w:val="99"/>
    <w:unhideWhenUsed/>
    <w:rsid w:val="005C16EE"/>
    <w:rPr>
      <w:color w:val="0563C1"/>
      <w:u w:val="single"/>
    </w:rPr>
  </w:style>
  <w:style w:type="character" w:customStyle="1" w:styleId="Heading2Char">
    <w:name w:val="Heading 2 Char"/>
    <w:basedOn w:val="DefaultParagraphFont"/>
    <w:link w:val="Heading2"/>
    <w:uiPriority w:val="9"/>
    <w:semiHidden/>
    <w:rsid w:val="004A47B7"/>
    <w:rPr>
      <w:rFonts w:asciiTheme="majorHAnsi" w:eastAsiaTheme="majorEastAsia" w:hAnsiTheme="majorHAnsi" w:cstheme="majorBidi"/>
      <w:color w:val="2E74B5" w:themeColor="accent1" w:themeShade="BF"/>
      <w:sz w:val="26"/>
      <w:szCs w:val="26"/>
    </w:rPr>
  </w:style>
  <w:style w:type="paragraph" w:styleId="TOC5">
    <w:name w:val="toc 5"/>
    <w:basedOn w:val="Normal"/>
    <w:next w:val="Normal"/>
    <w:autoRedefine/>
    <w:semiHidden/>
    <w:rsid w:val="00070915"/>
    <w:pPr>
      <w:tabs>
        <w:tab w:val="clear" w:pos="180"/>
        <w:tab w:val="clear" w:pos="360"/>
        <w:tab w:val="clear" w:pos="720"/>
      </w:tabs>
      <w:ind w:left="960"/>
    </w:pPr>
    <w:rPr>
      <w:sz w:val="18"/>
    </w:rPr>
  </w:style>
  <w:style w:type="table" w:styleId="TableGrid">
    <w:name w:val="Table Grid"/>
    <w:basedOn w:val="TableNormal"/>
    <w:uiPriority w:val="39"/>
    <w:rsid w:val="00792E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1370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v-softinc.com/importance-e-commerce-mobile-application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yperlink" Target="https://opus.govst.edu/cgi/viewcontent.cgi?article=1079&amp;context=capstones"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agilemodeling.com/" TargetMode="Externa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hyperlink" Target="http://msdn.microsoft.com/" TargetMode="Externa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www.w3schools.com/"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4293</TotalTime>
  <Pages>17</Pages>
  <Words>3248</Words>
  <Characters>18518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21723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Chokka,Deepthi Tejaswani</dc:creator>
  <cp:keywords/>
  <dc:description/>
  <cp:lastModifiedBy>Chokka,Deepthi Tejaswani</cp:lastModifiedBy>
  <cp:revision>20</cp:revision>
  <dcterms:created xsi:type="dcterms:W3CDTF">2020-06-18T04:14:00Z</dcterms:created>
  <dcterms:modified xsi:type="dcterms:W3CDTF">2020-06-23T04:01:00Z</dcterms:modified>
</cp:coreProperties>
</file>