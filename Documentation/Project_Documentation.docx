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16EE" w:rsidRPr="00E0147F" w:rsidRDefault="005C16EE" w:rsidP="005C16EE">
      <w:pPr>
        <w:jc w:val="center"/>
        <w:rPr>
          <w:rFonts w:ascii="Times New Roman" w:hAnsi="Times New Roman"/>
          <w:sz w:val="48"/>
        </w:rPr>
      </w:pPr>
    </w:p>
    <w:p w:rsidR="005C16EE" w:rsidRPr="00E0147F" w:rsidRDefault="005C16EE" w:rsidP="005C16EE">
      <w:pPr>
        <w:jc w:val="center"/>
        <w:rPr>
          <w:rFonts w:ascii="Times New Roman" w:hAnsi="Times New Roman"/>
          <w:b/>
          <w:sz w:val="48"/>
        </w:rPr>
      </w:pPr>
      <w:r w:rsidRPr="00E0147F">
        <w:rPr>
          <w:rFonts w:ascii="Times New Roman" w:hAnsi="Times New Roman"/>
          <w:b/>
          <w:sz w:val="48"/>
        </w:rPr>
        <w:t>Pets Chewy</w:t>
      </w:r>
    </w:p>
    <w:p w:rsidR="005C16EE" w:rsidRPr="00E0147F" w:rsidRDefault="005C16EE" w:rsidP="005C16EE">
      <w:pPr>
        <w:jc w:val="center"/>
        <w:rPr>
          <w:rFonts w:ascii="Times New Roman" w:hAnsi="Times New Roman"/>
          <w:sz w:val="32"/>
        </w:rPr>
      </w:pPr>
    </w:p>
    <w:p w:rsidR="005C16EE" w:rsidRPr="00E0147F" w:rsidRDefault="005C16EE" w:rsidP="005C16EE">
      <w:pPr>
        <w:jc w:val="center"/>
        <w:rPr>
          <w:rFonts w:ascii="Times New Roman" w:hAnsi="Times New Roman"/>
          <w:sz w:val="32"/>
        </w:rPr>
      </w:pPr>
    </w:p>
    <w:p w:rsidR="005C16EE" w:rsidRPr="00E0147F" w:rsidRDefault="005C16EE" w:rsidP="005C16EE">
      <w:pPr>
        <w:jc w:val="center"/>
        <w:rPr>
          <w:rFonts w:ascii="Times New Roman" w:hAnsi="Times New Roman"/>
          <w:sz w:val="32"/>
        </w:rPr>
      </w:pPr>
    </w:p>
    <w:p w:rsidR="005C16EE" w:rsidRPr="00E0147F" w:rsidRDefault="005C16EE" w:rsidP="005C16EE">
      <w:pPr>
        <w:jc w:val="center"/>
        <w:rPr>
          <w:rFonts w:ascii="Times New Roman" w:hAnsi="Times New Roman"/>
          <w:sz w:val="48"/>
        </w:rPr>
      </w:pPr>
      <w:r w:rsidRPr="00E0147F">
        <w:rPr>
          <w:rFonts w:ascii="Times New Roman" w:hAnsi="Times New Roman"/>
          <w:sz w:val="48"/>
        </w:rPr>
        <w:t>Software Requirements Specification</w:t>
      </w:r>
    </w:p>
    <w:p w:rsidR="005C16EE" w:rsidRPr="00E0147F" w:rsidRDefault="005C16EE" w:rsidP="005C16EE">
      <w:pPr>
        <w:jc w:val="center"/>
        <w:rPr>
          <w:rFonts w:ascii="Times New Roman" w:hAnsi="Times New Roman"/>
          <w:sz w:val="32"/>
        </w:rPr>
      </w:pPr>
    </w:p>
    <w:p w:rsidR="005C16EE" w:rsidRPr="00E0147F" w:rsidRDefault="005C16EE" w:rsidP="005C16EE">
      <w:pPr>
        <w:numPr>
          <w:ilvl w:val="0"/>
          <w:numId w:val="4"/>
        </w:numPr>
        <w:rPr>
          <w:rFonts w:ascii="Times New Roman" w:hAnsi="Times New Roman"/>
          <w:sz w:val="48"/>
          <w:szCs w:val="48"/>
        </w:rPr>
      </w:pPr>
      <w:r w:rsidRPr="00E0147F">
        <w:rPr>
          <w:rFonts w:ascii="Times New Roman" w:hAnsi="Times New Roman"/>
          <w:sz w:val="48"/>
          <w:szCs w:val="48"/>
        </w:rPr>
        <w:t>Android Studio – v3.6</w:t>
      </w:r>
    </w:p>
    <w:p w:rsidR="005C16EE" w:rsidRPr="00E0147F" w:rsidRDefault="005C16EE" w:rsidP="005C16EE">
      <w:pPr>
        <w:numPr>
          <w:ilvl w:val="0"/>
          <w:numId w:val="4"/>
        </w:numPr>
        <w:rPr>
          <w:rFonts w:ascii="Times New Roman" w:hAnsi="Times New Roman"/>
          <w:sz w:val="48"/>
          <w:szCs w:val="48"/>
        </w:rPr>
      </w:pPr>
      <w:r w:rsidRPr="00E0147F">
        <w:rPr>
          <w:rFonts w:ascii="Times New Roman" w:hAnsi="Times New Roman"/>
          <w:sz w:val="48"/>
          <w:szCs w:val="48"/>
        </w:rPr>
        <w:t>GitHub</w:t>
      </w:r>
    </w:p>
    <w:p w:rsidR="00113573" w:rsidRDefault="005C16EE" w:rsidP="00113573">
      <w:pPr>
        <w:numPr>
          <w:ilvl w:val="0"/>
          <w:numId w:val="4"/>
        </w:numPr>
        <w:rPr>
          <w:ins w:id="0" w:author="Chokka,Deepthi Tejaswani" w:date="2020-06-22T22:54:00Z"/>
          <w:rFonts w:ascii="Times New Roman" w:hAnsi="Times New Roman"/>
          <w:sz w:val="48"/>
          <w:szCs w:val="48"/>
        </w:rPr>
      </w:pPr>
      <w:r w:rsidRPr="00E0147F">
        <w:rPr>
          <w:rFonts w:ascii="Times New Roman" w:hAnsi="Times New Roman"/>
          <w:sz w:val="48"/>
          <w:szCs w:val="48"/>
        </w:rPr>
        <w:t>Firebase</w:t>
      </w:r>
    </w:p>
    <w:p w:rsidR="00113573" w:rsidRDefault="00113573">
      <w:pPr>
        <w:rPr>
          <w:ins w:id="1" w:author="Chokka,Deepthi Tejaswani" w:date="2020-06-22T22:55:00Z"/>
          <w:rFonts w:ascii="Times New Roman" w:hAnsi="Times New Roman"/>
          <w:sz w:val="48"/>
          <w:szCs w:val="48"/>
        </w:rPr>
        <w:pPrChange w:id="2" w:author="Chokka,Deepthi Tejaswani" w:date="2020-06-22T22:55:00Z">
          <w:pPr>
            <w:numPr>
              <w:numId w:val="4"/>
            </w:numPr>
            <w:ind w:left="3600" w:hanging="360"/>
          </w:pPr>
        </w:pPrChange>
      </w:pPr>
      <w:ins w:id="3" w:author="Chokka,Deepthi Tejaswani" w:date="2020-06-22T22:55:00Z">
        <w:r>
          <w:rPr>
            <w:rFonts w:ascii="Times New Roman" w:hAnsi="Times New Roman"/>
            <w:sz w:val="48"/>
            <w:szCs w:val="48"/>
          </w:rPr>
          <w:tab/>
        </w:r>
        <w:r>
          <w:rPr>
            <w:rFonts w:ascii="Times New Roman" w:hAnsi="Times New Roman"/>
            <w:sz w:val="48"/>
            <w:szCs w:val="48"/>
          </w:rPr>
          <w:tab/>
        </w:r>
        <w:r>
          <w:rPr>
            <w:rFonts w:ascii="Times New Roman" w:hAnsi="Times New Roman"/>
            <w:sz w:val="48"/>
            <w:szCs w:val="48"/>
          </w:rPr>
          <w:tab/>
          <w:t>Hardware Requirements Specifications</w:t>
        </w:r>
      </w:ins>
    </w:p>
    <w:p w:rsidR="00113573" w:rsidRPr="00113573" w:rsidRDefault="00113573">
      <w:pPr>
        <w:pStyle w:val="ListParagraph"/>
        <w:numPr>
          <w:ilvl w:val="0"/>
          <w:numId w:val="37"/>
        </w:numPr>
        <w:rPr>
          <w:ins w:id="4" w:author="Chokka,Deepthi Tejaswani" w:date="2020-06-22T22:56:00Z"/>
          <w:rFonts w:ascii="Times New Roman" w:hAnsi="Times New Roman"/>
          <w:sz w:val="48"/>
          <w:szCs w:val="48"/>
          <w:rPrChange w:id="5" w:author="Chokka,Deepthi Tejaswani" w:date="2020-06-22T22:58:00Z">
            <w:rPr>
              <w:ins w:id="6" w:author="Chokka,Deepthi Tejaswani" w:date="2020-06-22T22:56:00Z"/>
            </w:rPr>
          </w:rPrChange>
        </w:rPr>
        <w:pPrChange w:id="7" w:author="Chokka,Deepthi Tejaswani" w:date="2020-06-22T22:59:00Z">
          <w:pPr>
            <w:numPr>
              <w:numId w:val="4"/>
            </w:numPr>
            <w:ind w:left="3600" w:hanging="360"/>
          </w:pPr>
        </w:pPrChange>
      </w:pPr>
      <w:ins w:id="8" w:author="Chokka,Deepthi Tejaswani" w:date="2020-06-22T22:56:00Z">
        <w:r w:rsidRPr="00113573">
          <w:rPr>
            <w:rFonts w:ascii="Times New Roman" w:hAnsi="Times New Roman"/>
            <w:sz w:val="48"/>
            <w:szCs w:val="48"/>
            <w:rPrChange w:id="9" w:author="Chokka,Deepthi Tejaswani" w:date="2020-06-22T22:58:00Z">
              <w:rPr/>
            </w:rPrChange>
          </w:rPr>
          <w:t>Windows 7</w:t>
        </w:r>
      </w:ins>
    </w:p>
    <w:p w:rsidR="00113573" w:rsidRPr="00113573" w:rsidRDefault="00113573">
      <w:pPr>
        <w:pStyle w:val="ListParagraph"/>
        <w:numPr>
          <w:ilvl w:val="0"/>
          <w:numId w:val="37"/>
        </w:numPr>
        <w:rPr>
          <w:ins w:id="10" w:author="Chokka,Deepthi Tejaswani" w:date="2020-06-22T22:58:00Z"/>
          <w:rFonts w:ascii="Times New Roman" w:hAnsi="Times New Roman"/>
          <w:sz w:val="48"/>
          <w:szCs w:val="48"/>
          <w:rPrChange w:id="11" w:author="Chokka,Deepthi Tejaswani" w:date="2020-06-22T22:58:00Z">
            <w:rPr>
              <w:ins w:id="12" w:author="Chokka,Deepthi Tejaswani" w:date="2020-06-22T22:58:00Z"/>
            </w:rPr>
          </w:rPrChange>
        </w:rPr>
        <w:pPrChange w:id="13" w:author="Chokka,Deepthi Tejaswani" w:date="2020-06-22T22:59:00Z">
          <w:pPr>
            <w:numPr>
              <w:numId w:val="4"/>
            </w:numPr>
            <w:ind w:left="3600" w:hanging="360"/>
          </w:pPr>
        </w:pPrChange>
      </w:pPr>
      <w:ins w:id="14" w:author="Chokka,Deepthi Tejaswani" w:date="2020-06-22T22:56:00Z">
        <w:r w:rsidRPr="00113573">
          <w:rPr>
            <w:rFonts w:ascii="Times New Roman" w:hAnsi="Times New Roman"/>
            <w:sz w:val="48"/>
            <w:szCs w:val="48"/>
            <w:rPrChange w:id="15" w:author="Chokka,Deepthi Tejaswani" w:date="2020-06-22T22:58:00Z">
              <w:rPr/>
            </w:rPrChange>
          </w:rPr>
          <w:t>Intel Core i5</w:t>
        </w:r>
      </w:ins>
      <w:ins w:id="16" w:author="Chokka,Deepthi Tejaswani" w:date="2020-06-22T22:57:00Z">
        <w:r w:rsidRPr="00113573">
          <w:rPr>
            <w:rFonts w:ascii="Times New Roman" w:hAnsi="Times New Roman"/>
            <w:sz w:val="48"/>
            <w:szCs w:val="48"/>
            <w:rPrChange w:id="17" w:author="Chokka,Deepthi Tejaswani" w:date="2020-06-22T22:58:00Z">
              <w:rPr/>
            </w:rPrChange>
          </w:rPr>
          <w:t xml:space="preserve"> Processor</w:t>
        </w:r>
      </w:ins>
    </w:p>
    <w:p w:rsidR="00113573" w:rsidRPr="00113573" w:rsidRDefault="00113573">
      <w:pPr>
        <w:pStyle w:val="ListParagraph"/>
        <w:numPr>
          <w:ilvl w:val="0"/>
          <w:numId w:val="37"/>
        </w:numPr>
        <w:rPr>
          <w:rFonts w:ascii="Times New Roman" w:hAnsi="Times New Roman"/>
          <w:sz w:val="48"/>
          <w:szCs w:val="48"/>
        </w:rPr>
        <w:pPrChange w:id="18" w:author="Chokka,Deepthi Tejaswani" w:date="2020-06-22T22:59:00Z">
          <w:pPr>
            <w:numPr>
              <w:numId w:val="4"/>
            </w:numPr>
            <w:ind w:left="3600" w:hanging="360"/>
          </w:pPr>
        </w:pPrChange>
      </w:pPr>
      <w:ins w:id="19" w:author="Chokka,Deepthi Tejaswani" w:date="2020-06-22T22:58:00Z">
        <w:r w:rsidRPr="00113573">
          <w:rPr>
            <w:rFonts w:ascii="Times New Roman" w:hAnsi="Times New Roman"/>
            <w:sz w:val="48"/>
            <w:szCs w:val="48"/>
            <w:rPrChange w:id="20" w:author="Chokka,Deepthi Tejaswani" w:date="2020-06-22T22:58:00Z">
              <w:rPr/>
            </w:rPrChange>
          </w:rPr>
          <w:t>Android Mobile Phone</w:t>
        </w:r>
      </w:ins>
    </w:p>
    <w:p w:rsidR="005C16EE" w:rsidRPr="00E0147F" w:rsidRDefault="005C16EE" w:rsidP="005C16EE">
      <w:pPr>
        <w:jc w:val="center"/>
        <w:rPr>
          <w:rFonts w:ascii="Times New Roman" w:hAnsi="Times New Roman"/>
          <w:sz w:val="32"/>
        </w:rPr>
      </w:pPr>
    </w:p>
    <w:p w:rsidR="005C16EE" w:rsidRPr="00E0147F" w:rsidRDefault="005C16EE" w:rsidP="005C16EE">
      <w:pPr>
        <w:jc w:val="center"/>
        <w:rPr>
          <w:rFonts w:ascii="Times New Roman" w:hAnsi="Times New Roman"/>
          <w:sz w:val="48"/>
        </w:rPr>
      </w:pPr>
      <w:r w:rsidRPr="00E0147F">
        <w:rPr>
          <w:rFonts w:ascii="Times New Roman" w:hAnsi="Times New Roman"/>
          <w:sz w:val="48"/>
        </w:rPr>
        <w:t>9</w:t>
      </w:r>
      <w:r w:rsidRPr="00E0147F">
        <w:rPr>
          <w:rFonts w:ascii="Times New Roman" w:hAnsi="Times New Roman"/>
          <w:sz w:val="48"/>
          <w:vertAlign w:val="superscript"/>
        </w:rPr>
        <w:t>th</w:t>
      </w:r>
      <w:r w:rsidRPr="00E0147F">
        <w:rPr>
          <w:rFonts w:ascii="Times New Roman" w:hAnsi="Times New Roman"/>
          <w:sz w:val="48"/>
        </w:rPr>
        <w:t xml:space="preserve"> June 2020</w:t>
      </w:r>
    </w:p>
    <w:p w:rsidR="005C16EE" w:rsidRPr="00E0147F" w:rsidRDefault="005C16EE" w:rsidP="005C16EE">
      <w:pPr>
        <w:jc w:val="center"/>
        <w:rPr>
          <w:rFonts w:ascii="Times New Roman" w:hAnsi="Times New Roman"/>
          <w:sz w:val="32"/>
        </w:rPr>
      </w:pPr>
    </w:p>
    <w:p w:rsidR="005C16EE" w:rsidRPr="00E0147F" w:rsidRDefault="005C16EE" w:rsidP="005C16EE">
      <w:pPr>
        <w:jc w:val="center"/>
        <w:rPr>
          <w:rFonts w:ascii="Times New Roman" w:hAnsi="Times New Roman"/>
          <w:sz w:val="32"/>
        </w:rPr>
      </w:pPr>
    </w:p>
    <w:p w:rsidR="005C16EE" w:rsidRPr="00E0147F" w:rsidRDefault="005C16EE" w:rsidP="005C16EE">
      <w:pPr>
        <w:jc w:val="center"/>
        <w:rPr>
          <w:rFonts w:ascii="Times New Roman" w:hAnsi="Times New Roman"/>
          <w:sz w:val="48"/>
        </w:rPr>
      </w:pPr>
      <w:r w:rsidRPr="00E0147F">
        <w:rPr>
          <w:rFonts w:ascii="Times New Roman" w:hAnsi="Times New Roman"/>
          <w:sz w:val="48"/>
        </w:rPr>
        <w:t>Team Members</w:t>
      </w:r>
    </w:p>
    <w:p w:rsidR="005C16EE" w:rsidRPr="00E0147F" w:rsidRDefault="005C16EE" w:rsidP="005C16EE">
      <w:pPr>
        <w:jc w:val="center"/>
        <w:rPr>
          <w:rFonts w:ascii="Times New Roman" w:hAnsi="Times New Roman"/>
          <w:sz w:val="48"/>
        </w:rPr>
      </w:pPr>
    </w:p>
    <w:p w:rsidR="005C16EE" w:rsidRPr="00E0147F" w:rsidRDefault="005C16EE" w:rsidP="005C16EE">
      <w:pPr>
        <w:jc w:val="center"/>
        <w:rPr>
          <w:rFonts w:ascii="Times New Roman" w:hAnsi="Times New Roman"/>
          <w:color w:val="000000"/>
          <w:sz w:val="44"/>
          <w:szCs w:val="44"/>
        </w:rPr>
      </w:pPr>
      <w:r w:rsidRPr="00E0147F">
        <w:rPr>
          <w:rFonts w:ascii="Times New Roman" w:hAnsi="Times New Roman"/>
          <w:color w:val="000000"/>
          <w:sz w:val="44"/>
          <w:szCs w:val="44"/>
        </w:rPr>
        <w:t>Priyanka Bodapati</w:t>
      </w:r>
    </w:p>
    <w:p w:rsidR="005C16EE" w:rsidRPr="00E0147F" w:rsidRDefault="005C16EE" w:rsidP="005C16EE">
      <w:pPr>
        <w:jc w:val="center"/>
        <w:rPr>
          <w:rFonts w:ascii="Times New Roman" w:hAnsi="Times New Roman"/>
          <w:color w:val="000000"/>
          <w:sz w:val="44"/>
          <w:szCs w:val="44"/>
        </w:rPr>
      </w:pPr>
      <w:r w:rsidRPr="00E0147F">
        <w:rPr>
          <w:rFonts w:ascii="Times New Roman" w:hAnsi="Times New Roman"/>
          <w:color w:val="000000"/>
          <w:sz w:val="44"/>
          <w:szCs w:val="44"/>
        </w:rPr>
        <w:t>Deepthi Tejaswani Chokka</w:t>
      </w:r>
    </w:p>
    <w:p w:rsidR="005C16EE" w:rsidRPr="00E0147F" w:rsidRDefault="005C16EE" w:rsidP="005C16EE">
      <w:pPr>
        <w:jc w:val="center"/>
        <w:rPr>
          <w:rFonts w:ascii="Times New Roman" w:hAnsi="Times New Roman"/>
          <w:color w:val="000000"/>
          <w:sz w:val="44"/>
          <w:szCs w:val="44"/>
        </w:rPr>
      </w:pPr>
      <w:r w:rsidRPr="00E0147F">
        <w:rPr>
          <w:rFonts w:ascii="Times New Roman" w:hAnsi="Times New Roman"/>
          <w:color w:val="000000"/>
          <w:sz w:val="44"/>
          <w:szCs w:val="44"/>
        </w:rPr>
        <w:t>Nikitha Kethireddy</w:t>
      </w:r>
    </w:p>
    <w:p w:rsidR="005C16EE" w:rsidRPr="00E0147F" w:rsidRDefault="005C16EE" w:rsidP="005C16EE">
      <w:pPr>
        <w:jc w:val="center"/>
        <w:rPr>
          <w:rFonts w:ascii="Times New Roman" w:hAnsi="Times New Roman"/>
          <w:color w:val="000000"/>
          <w:sz w:val="44"/>
          <w:szCs w:val="44"/>
        </w:rPr>
      </w:pPr>
      <w:r w:rsidRPr="00E0147F">
        <w:rPr>
          <w:rFonts w:ascii="Times New Roman" w:hAnsi="Times New Roman"/>
          <w:color w:val="000000"/>
          <w:sz w:val="44"/>
          <w:szCs w:val="44"/>
        </w:rPr>
        <w:t>Suma Soma</w:t>
      </w:r>
    </w:p>
    <w:p w:rsidR="005C16EE" w:rsidRPr="00E0147F" w:rsidRDefault="005C16EE" w:rsidP="005C16EE">
      <w:pPr>
        <w:jc w:val="center"/>
        <w:rPr>
          <w:rFonts w:ascii="Times New Roman" w:hAnsi="Times New Roman"/>
          <w:sz w:val="44"/>
          <w:szCs w:val="44"/>
        </w:rPr>
      </w:pPr>
      <w:r w:rsidRPr="00E0147F">
        <w:rPr>
          <w:rFonts w:ascii="Times New Roman" w:hAnsi="Times New Roman"/>
          <w:color w:val="000000"/>
          <w:sz w:val="44"/>
          <w:szCs w:val="44"/>
        </w:rPr>
        <w:t>Sushma Yedugani</w:t>
      </w:r>
    </w:p>
    <w:p w:rsidR="005C16EE" w:rsidRPr="00E0147F" w:rsidRDefault="005C16EE" w:rsidP="005C16EE">
      <w:pPr>
        <w:jc w:val="center"/>
        <w:rPr>
          <w:rFonts w:ascii="Times New Roman" w:hAnsi="Times New Roman"/>
          <w:sz w:val="32"/>
        </w:rPr>
      </w:pPr>
    </w:p>
    <w:p w:rsidR="005C16EE" w:rsidRPr="00E0147F" w:rsidRDefault="005C16EE" w:rsidP="005C16EE">
      <w:pPr>
        <w:jc w:val="center"/>
        <w:rPr>
          <w:rFonts w:ascii="Times New Roman" w:hAnsi="Times New Roman"/>
          <w:sz w:val="32"/>
        </w:rPr>
      </w:pPr>
    </w:p>
    <w:p w:rsidR="005C16EE" w:rsidRPr="00E0147F" w:rsidRDefault="005C16EE" w:rsidP="005C16EE">
      <w:pPr>
        <w:jc w:val="center"/>
        <w:rPr>
          <w:rFonts w:ascii="Times New Roman" w:hAnsi="Times New Roman"/>
          <w:sz w:val="32"/>
        </w:rPr>
      </w:pPr>
    </w:p>
    <w:p w:rsidR="005C16EE" w:rsidRPr="00E0147F" w:rsidRDefault="005C16EE" w:rsidP="005C16EE">
      <w:pPr>
        <w:pStyle w:val="Body"/>
        <w:jc w:val="center"/>
        <w:rPr>
          <w:rFonts w:ascii="Times New Roman" w:eastAsia="Times New Roman" w:hAnsi="Times New Roman" w:cs="Times New Roman"/>
          <w:sz w:val="44"/>
          <w:szCs w:val="44"/>
        </w:rPr>
      </w:pPr>
      <w:r w:rsidRPr="00E0147F">
        <w:rPr>
          <w:rFonts w:ascii="Times New Roman" w:hAnsi="Times New Roman" w:cs="Times New Roman"/>
          <w:sz w:val="44"/>
          <w:szCs w:val="44"/>
        </w:rPr>
        <w:t>Submitted in partial fulfilment</w:t>
      </w:r>
    </w:p>
    <w:p w:rsidR="005C16EE" w:rsidRPr="00E0147F" w:rsidRDefault="005C16EE" w:rsidP="005C16EE">
      <w:pPr>
        <w:pStyle w:val="Body"/>
        <w:jc w:val="center"/>
        <w:rPr>
          <w:rFonts w:ascii="Times New Roman" w:eastAsia="Times New Roman" w:hAnsi="Times New Roman" w:cs="Times New Roman"/>
          <w:sz w:val="44"/>
          <w:szCs w:val="44"/>
        </w:rPr>
      </w:pPr>
      <w:r w:rsidRPr="00E0147F">
        <w:rPr>
          <w:rFonts w:ascii="Times New Roman" w:hAnsi="Times New Roman" w:cs="Times New Roman"/>
          <w:sz w:val="44"/>
          <w:szCs w:val="44"/>
        </w:rPr>
        <w:t>Of the requirements of</w:t>
      </w:r>
    </w:p>
    <w:p w:rsidR="005C16EE" w:rsidRPr="00E0147F" w:rsidRDefault="005C16EE" w:rsidP="005C16EE">
      <w:pPr>
        <w:pStyle w:val="Body"/>
        <w:jc w:val="center"/>
        <w:rPr>
          <w:rFonts w:ascii="Times New Roman" w:eastAsia="Times New Roman" w:hAnsi="Times New Roman" w:cs="Times New Roman"/>
          <w:sz w:val="44"/>
          <w:szCs w:val="44"/>
        </w:rPr>
      </w:pPr>
      <w:r w:rsidRPr="00E0147F">
        <w:rPr>
          <w:rFonts w:ascii="Times New Roman" w:hAnsi="Times New Roman" w:cs="Times New Roman"/>
          <w:sz w:val="44"/>
          <w:szCs w:val="44"/>
        </w:rPr>
        <w:t>CSIS 44-691 Graduate Directed Project 1</w:t>
      </w:r>
    </w:p>
    <w:p w:rsidR="005C16EE" w:rsidRPr="00E0147F" w:rsidRDefault="005C16EE" w:rsidP="005C16EE">
      <w:pPr>
        <w:pStyle w:val="Heading1"/>
        <w:rPr>
          <w:rFonts w:ascii="Times New Roman" w:hAnsi="Times New Roman"/>
        </w:rPr>
      </w:pPr>
      <w:bookmarkStart w:id="21" w:name="_Toc506458769"/>
      <w:bookmarkStart w:id="22" w:name="_Toc506459135"/>
      <w:r w:rsidRPr="00E0147F">
        <w:rPr>
          <w:rFonts w:ascii="Times New Roman" w:hAnsi="Times New Roman"/>
        </w:rPr>
        <w:t>Revision History</w:t>
      </w:r>
      <w:bookmarkEnd w:id="21"/>
      <w:bookmarkEnd w:id="22"/>
    </w:p>
    <w:p w:rsidR="005C16EE" w:rsidRPr="00E0147F" w:rsidRDefault="005C16EE" w:rsidP="005C16EE">
      <w:pP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7"/>
        <w:gridCol w:w="3162"/>
        <w:gridCol w:w="1851"/>
        <w:gridCol w:w="3072"/>
      </w:tblGrid>
      <w:tr w:rsidR="005C16EE" w:rsidRPr="00E0147F" w:rsidTr="002433A1">
        <w:tc>
          <w:tcPr>
            <w:tcW w:w="1188" w:type="dxa"/>
            <w:tcBorders>
              <w:top w:val="nil"/>
              <w:left w:val="nil"/>
              <w:bottom w:val="single" w:sz="4" w:space="0" w:color="auto"/>
              <w:right w:val="nil"/>
            </w:tcBorders>
          </w:tcPr>
          <w:p w:rsidR="005C16EE" w:rsidRPr="00E0147F" w:rsidRDefault="005C16EE" w:rsidP="002433A1">
            <w:pPr>
              <w:jc w:val="center"/>
              <w:rPr>
                <w:rFonts w:ascii="Times New Roman" w:hAnsi="Times New Roman"/>
                <w:b/>
              </w:rPr>
            </w:pPr>
            <w:r w:rsidRPr="00E0147F">
              <w:rPr>
                <w:rFonts w:ascii="Times New Roman" w:hAnsi="Times New Roman"/>
                <w:b/>
              </w:rPr>
              <w:t>Date</w:t>
            </w:r>
          </w:p>
        </w:tc>
        <w:tc>
          <w:tcPr>
            <w:tcW w:w="3240" w:type="dxa"/>
            <w:tcBorders>
              <w:top w:val="nil"/>
              <w:left w:val="nil"/>
              <w:bottom w:val="single" w:sz="4" w:space="0" w:color="auto"/>
              <w:right w:val="nil"/>
            </w:tcBorders>
          </w:tcPr>
          <w:p w:rsidR="005C16EE" w:rsidRPr="00E0147F" w:rsidRDefault="005C16EE" w:rsidP="002433A1">
            <w:pPr>
              <w:jc w:val="center"/>
              <w:rPr>
                <w:rFonts w:ascii="Times New Roman" w:hAnsi="Times New Roman"/>
                <w:b/>
              </w:rPr>
            </w:pPr>
            <w:r w:rsidRPr="00E0147F">
              <w:rPr>
                <w:rFonts w:ascii="Times New Roman" w:hAnsi="Times New Roman"/>
                <w:b/>
              </w:rPr>
              <w:t>Description</w:t>
            </w:r>
          </w:p>
        </w:tc>
        <w:tc>
          <w:tcPr>
            <w:tcW w:w="1890" w:type="dxa"/>
            <w:tcBorders>
              <w:top w:val="nil"/>
              <w:left w:val="nil"/>
              <w:bottom w:val="single" w:sz="4" w:space="0" w:color="auto"/>
              <w:right w:val="nil"/>
            </w:tcBorders>
          </w:tcPr>
          <w:p w:rsidR="005C16EE" w:rsidRPr="00E0147F" w:rsidRDefault="005C16EE" w:rsidP="002433A1">
            <w:pPr>
              <w:jc w:val="center"/>
              <w:rPr>
                <w:rFonts w:ascii="Times New Roman" w:hAnsi="Times New Roman"/>
                <w:b/>
              </w:rPr>
            </w:pPr>
            <w:r w:rsidRPr="00E0147F">
              <w:rPr>
                <w:rFonts w:ascii="Times New Roman" w:hAnsi="Times New Roman"/>
                <w:b/>
              </w:rPr>
              <w:t>Author</w:t>
            </w:r>
          </w:p>
        </w:tc>
        <w:tc>
          <w:tcPr>
            <w:tcW w:w="3150" w:type="dxa"/>
            <w:tcBorders>
              <w:top w:val="nil"/>
              <w:left w:val="nil"/>
              <w:bottom w:val="single" w:sz="4" w:space="0" w:color="auto"/>
              <w:right w:val="nil"/>
            </w:tcBorders>
          </w:tcPr>
          <w:p w:rsidR="005C16EE" w:rsidRPr="00E0147F" w:rsidRDefault="005C16EE" w:rsidP="002433A1">
            <w:pPr>
              <w:jc w:val="center"/>
              <w:rPr>
                <w:rFonts w:ascii="Times New Roman" w:hAnsi="Times New Roman"/>
                <w:b/>
              </w:rPr>
            </w:pPr>
            <w:r w:rsidRPr="00E0147F">
              <w:rPr>
                <w:rFonts w:ascii="Times New Roman" w:hAnsi="Times New Roman"/>
                <w:b/>
              </w:rPr>
              <w:t>Comments</w:t>
            </w:r>
          </w:p>
        </w:tc>
      </w:tr>
      <w:tr w:rsidR="005C16EE" w:rsidRPr="00E0147F" w:rsidTr="002433A1">
        <w:tc>
          <w:tcPr>
            <w:tcW w:w="1188" w:type="dxa"/>
            <w:tcBorders>
              <w:top w:val="single" w:sz="4" w:space="0" w:color="auto"/>
            </w:tcBorders>
          </w:tcPr>
          <w:p w:rsidR="005C16EE" w:rsidRPr="00E0147F" w:rsidRDefault="005C16EE" w:rsidP="002433A1">
            <w:pPr>
              <w:rPr>
                <w:rFonts w:ascii="Times New Roman" w:hAnsi="Times New Roman"/>
              </w:rPr>
            </w:pPr>
          </w:p>
        </w:tc>
        <w:tc>
          <w:tcPr>
            <w:tcW w:w="3240" w:type="dxa"/>
            <w:tcBorders>
              <w:top w:val="single" w:sz="4" w:space="0" w:color="auto"/>
            </w:tcBorders>
          </w:tcPr>
          <w:p w:rsidR="005C16EE" w:rsidRPr="00E0147F" w:rsidRDefault="005C16EE" w:rsidP="002433A1">
            <w:pPr>
              <w:rPr>
                <w:rFonts w:ascii="Times New Roman" w:hAnsi="Times New Roman"/>
              </w:rPr>
            </w:pPr>
          </w:p>
        </w:tc>
        <w:tc>
          <w:tcPr>
            <w:tcW w:w="1890" w:type="dxa"/>
            <w:tcBorders>
              <w:top w:val="single" w:sz="4" w:space="0" w:color="auto"/>
            </w:tcBorders>
          </w:tcPr>
          <w:p w:rsidR="005C16EE" w:rsidRPr="00E0147F" w:rsidRDefault="005C16EE" w:rsidP="002433A1">
            <w:pPr>
              <w:rPr>
                <w:rFonts w:ascii="Times New Roman" w:hAnsi="Times New Roman"/>
              </w:rPr>
            </w:pPr>
          </w:p>
        </w:tc>
        <w:tc>
          <w:tcPr>
            <w:tcW w:w="3150" w:type="dxa"/>
            <w:tcBorders>
              <w:top w:val="single" w:sz="4" w:space="0" w:color="auto"/>
            </w:tcBorders>
          </w:tcPr>
          <w:p w:rsidR="005C16EE" w:rsidRPr="00E0147F" w:rsidRDefault="005C16EE" w:rsidP="002433A1">
            <w:pPr>
              <w:rPr>
                <w:rFonts w:ascii="Times New Roman" w:hAnsi="Times New Roman"/>
              </w:rPr>
            </w:pPr>
          </w:p>
        </w:tc>
      </w:tr>
      <w:tr w:rsidR="005C16EE" w:rsidRPr="00E0147F" w:rsidTr="002433A1">
        <w:tc>
          <w:tcPr>
            <w:tcW w:w="1188" w:type="dxa"/>
          </w:tcPr>
          <w:p w:rsidR="005C16EE" w:rsidRPr="00E0147F" w:rsidRDefault="005C16EE" w:rsidP="002433A1">
            <w:pPr>
              <w:rPr>
                <w:rFonts w:ascii="Times New Roman" w:hAnsi="Times New Roman"/>
              </w:rPr>
            </w:pPr>
          </w:p>
        </w:tc>
        <w:tc>
          <w:tcPr>
            <w:tcW w:w="3240" w:type="dxa"/>
          </w:tcPr>
          <w:p w:rsidR="005C16EE" w:rsidRPr="00E0147F" w:rsidRDefault="005C16EE" w:rsidP="002433A1">
            <w:pPr>
              <w:rPr>
                <w:rFonts w:ascii="Times New Roman" w:hAnsi="Times New Roman"/>
              </w:rPr>
            </w:pPr>
          </w:p>
        </w:tc>
        <w:tc>
          <w:tcPr>
            <w:tcW w:w="1890" w:type="dxa"/>
          </w:tcPr>
          <w:p w:rsidR="005C16EE" w:rsidRPr="00E0147F" w:rsidRDefault="005C16EE" w:rsidP="002433A1">
            <w:pPr>
              <w:rPr>
                <w:rFonts w:ascii="Times New Roman" w:hAnsi="Times New Roman"/>
              </w:rPr>
            </w:pPr>
          </w:p>
        </w:tc>
        <w:tc>
          <w:tcPr>
            <w:tcW w:w="3150" w:type="dxa"/>
          </w:tcPr>
          <w:p w:rsidR="005C16EE" w:rsidRPr="00E0147F" w:rsidRDefault="005C16EE" w:rsidP="002433A1">
            <w:pPr>
              <w:rPr>
                <w:rFonts w:ascii="Times New Roman" w:hAnsi="Times New Roman"/>
              </w:rPr>
            </w:pPr>
          </w:p>
        </w:tc>
      </w:tr>
      <w:tr w:rsidR="005C16EE" w:rsidRPr="00E0147F" w:rsidTr="002433A1">
        <w:tc>
          <w:tcPr>
            <w:tcW w:w="1188" w:type="dxa"/>
          </w:tcPr>
          <w:p w:rsidR="005C16EE" w:rsidRPr="00E0147F" w:rsidRDefault="005C16EE" w:rsidP="002433A1">
            <w:pPr>
              <w:rPr>
                <w:rFonts w:ascii="Times New Roman" w:hAnsi="Times New Roman"/>
              </w:rPr>
            </w:pPr>
          </w:p>
        </w:tc>
        <w:tc>
          <w:tcPr>
            <w:tcW w:w="3240" w:type="dxa"/>
          </w:tcPr>
          <w:p w:rsidR="005C16EE" w:rsidRPr="00E0147F" w:rsidRDefault="005C16EE" w:rsidP="002433A1">
            <w:pPr>
              <w:rPr>
                <w:rFonts w:ascii="Times New Roman" w:hAnsi="Times New Roman"/>
              </w:rPr>
            </w:pPr>
          </w:p>
        </w:tc>
        <w:tc>
          <w:tcPr>
            <w:tcW w:w="1890" w:type="dxa"/>
          </w:tcPr>
          <w:p w:rsidR="005C16EE" w:rsidRPr="00E0147F" w:rsidRDefault="005C16EE" w:rsidP="002433A1">
            <w:pPr>
              <w:rPr>
                <w:rFonts w:ascii="Times New Roman" w:hAnsi="Times New Roman"/>
              </w:rPr>
            </w:pPr>
          </w:p>
        </w:tc>
        <w:tc>
          <w:tcPr>
            <w:tcW w:w="3150" w:type="dxa"/>
          </w:tcPr>
          <w:p w:rsidR="005C16EE" w:rsidRPr="00E0147F" w:rsidRDefault="005C16EE" w:rsidP="002433A1">
            <w:pPr>
              <w:rPr>
                <w:rFonts w:ascii="Times New Roman" w:hAnsi="Times New Roman"/>
              </w:rPr>
            </w:pPr>
          </w:p>
        </w:tc>
      </w:tr>
      <w:tr w:rsidR="005C16EE" w:rsidRPr="00E0147F" w:rsidTr="002433A1">
        <w:tc>
          <w:tcPr>
            <w:tcW w:w="1188" w:type="dxa"/>
          </w:tcPr>
          <w:p w:rsidR="005C16EE" w:rsidRPr="00E0147F" w:rsidRDefault="005C16EE" w:rsidP="002433A1">
            <w:pPr>
              <w:rPr>
                <w:rFonts w:ascii="Times New Roman" w:hAnsi="Times New Roman"/>
              </w:rPr>
            </w:pPr>
          </w:p>
        </w:tc>
        <w:tc>
          <w:tcPr>
            <w:tcW w:w="3240" w:type="dxa"/>
          </w:tcPr>
          <w:p w:rsidR="005C16EE" w:rsidRPr="00E0147F" w:rsidRDefault="005C16EE" w:rsidP="002433A1">
            <w:pPr>
              <w:rPr>
                <w:rFonts w:ascii="Times New Roman" w:hAnsi="Times New Roman"/>
              </w:rPr>
            </w:pPr>
          </w:p>
        </w:tc>
        <w:tc>
          <w:tcPr>
            <w:tcW w:w="1890" w:type="dxa"/>
          </w:tcPr>
          <w:p w:rsidR="005C16EE" w:rsidRPr="00E0147F" w:rsidRDefault="005C16EE" w:rsidP="002433A1">
            <w:pPr>
              <w:rPr>
                <w:rFonts w:ascii="Times New Roman" w:hAnsi="Times New Roman"/>
              </w:rPr>
            </w:pPr>
          </w:p>
        </w:tc>
        <w:tc>
          <w:tcPr>
            <w:tcW w:w="3150" w:type="dxa"/>
          </w:tcPr>
          <w:p w:rsidR="005C16EE" w:rsidRPr="00E0147F" w:rsidRDefault="005C16EE" w:rsidP="002433A1">
            <w:pPr>
              <w:rPr>
                <w:rFonts w:ascii="Times New Roman" w:hAnsi="Times New Roman"/>
              </w:rPr>
            </w:pPr>
          </w:p>
        </w:tc>
      </w:tr>
    </w:tbl>
    <w:p w:rsidR="005C16EE" w:rsidRPr="00E0147F" w:rsidRDefault="005C16EE" w:rsidP="005C16EE">
      <w:pPr>
        <w:rPr>
          <w:rFonts w:ascii="Times New Roman" w:hAnsi="Times New Roman"/>
        </w:rPr>
      </w:pPr>
    </w:p>
    <w:p w:rsidR="005C16EE" w:rsidRPr="00E0147F" w:rsidRDefault="005C16EE" w:rsidP="005C16EE">
      <w:pPr>
        <w:rPr>
          <w:rFonts w:ascii="Times New Roman" w:hAnsi="Times New Roman"/>
        </w:rPr>
      </w:pPr>
    </w:p>
    <w:p w:rsidR="005C16EE" w:rsidRPr="00E0147F" w:rsidRDefault="005C16EE" w:rsidP="005C16EE">
      <w:pPr>
        <w:pStyle w:val="Heading1"/>
        <w:rPr>
          <w:rFonts w:ascii="Times New Roman" w:hAnsi="Times New Roman"/>
        </w:rPr>
      </w:pPr>
      <w:bookmarkStart w:id="23" w:name="_Toc506458770"/>
      <w:bookmarkStart w:id="24" w:name="_Toc506459136"/>
      <w:r w:rsidRPr="00E0147F">
        <w:rPr>
          <w:rFonts w:ascii="Times New Roman" w:hAnsi="Times New Roman"/>
        </w:rPr>
        <w:t>Document Approval</w:t>
      </w:r>
      <w:bookmarkEnd w:id="23"/>
      <w:bookmarkEnd w:id="24"/>
    </w:p>
    <w:p w:rsidR="005C16EE" w:rsidRPr="00E0147F" w:rsidRDefault="005C16EE" w:rsidP="005C16EE">
      <w:pPr>
        <w:rPr>
          <w:rFonts w:ascii="Times New Roman" w:hAnsi="Times New Roman"/>
        </w:rPr>
      </w:pPr>
    </w:p>
    <w:p w:rsidR="005C16EE" w:rsidRPr="00E0147F" w:rsidRDefault="005C16EE" w:rsidP="005C16EE">
      <w:pPr>
        <w:rPr>
          <w:rFonts w:ascii="Times New Roman" w:hAnsi="Times New Roman"/>
        </w:rPr>
      </w:pPr>
      <w:r w:rsidRPr="00E0147F">
        <w:rPr>
          <w:rFonts w:ascii="Times New Roman" w:hAnsi="Times New Roman"/>
        </w:rP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268"/>
      </w:tblGrid>
      <w:tr w:rsidR="005C16EE" w:rsidRPr="00E0147F" w:rsidTr="002433A1">
        <w:tc>
          <w:tcPr>
            <w:tcW w:w="2394" w:type="dxa"/>
            <w:tcBorders>
              <w:top w:val="nil"/>
              <w:left w:val="nil"/>
              <w:bottom w:val="single" w:sz="4" w:space="0" w:color="auto"/>
              <w:right w:val="nil"/>
            </w:tcBorders>
          </w:tcPr>
          <w:p w:rsidR="005C16EE" w:rsidRPr="00E0147F" w:rsidRDefault="005C16EE" w:rsidP="002433A1">
            <w:pPr>
              <w:tabs>
                <w:tab w:val="left" w:pos="2880"/>
                <w:tab w:val="left" w:pos="5760"/>
              </w:tabs>
              <w:jc w:val="center"/>
              <w:rPr>
                <w:rFonts w:ascii="Times New Roman" w:hAnsi="Times New Roman"/>
                <w:b/>
              </w:rPr>
            </w:pPr>
            <w:r w:rsidRPr="00E0147F">
              <w:rPr>
                <w:rFonts w:ascii="Times New Roman" w:hAnsi="Times New Roman"/>
                <w:b/>
              </w:rPr>
              <w:t>Signature</w:t>
            </w:r>
          </w:p>
        </w:tc>
        <w:tc>
          <w:tcPr>
            <w:tcW w:w="2394" w:type="dxa"/>
            <w:tcBorders>
              <w:top w:val="nil"/>
              <w:left w:val="nil"/>
              <w:bottom w:val="single" w:sz="4" w:space="0" w:color="auto"/>
              <w:right w:val="nil"/>
            </w:tcBorders>
          </w:tcPr>
          <w:p w:rsidR="005C16EE" w:rsidRPr="00E0147F" w:rsidRDefault="005C16EE" w:rsidP="002433A1">
            <w:pPr>
              <w:tabs>
                <w:tab w:val="left" w:pos="2880"/>
                <w:tab w:val="left" w:pos="5760"/>
              </w:tabs>
              <w:jc w:val="center"/>
              <w:rPr>
                <w:rFonts w:ascii="Times New Roman" w:hAnsi="Times New Roman"/>
                <w:b/>
              </w:rPr>
            </w:pPr>
            <w:r w:rsidRPr="00E0147F">
              <w:rPr>
                <w:rFonts w:ascii="Times New Roman" w:hAnsi="Times New Roman"/>
                <w:b/>
              </w:rPr>
              <w:t>Printed Name</w:t>
            </w:r>
          </w:p>
        </w:tc>
        <w:tc>
          <w:tcPr>
            <w:tcW w:w="2394" w:type="dxa"/>
            <w:tcBorders>
              <w:top w:val="nil"/>
              <w:left w:val="nil"/>
              <w:bottom w:val="single" w:sz="4" w:space="0" w:color="auto"/>
              <w:right w:val="nil"/>
            </w:tcBorders>
          </w:tcPr>
          <w:p w:rsidR="005C16EE" w:rsidRPr="00E0147F" w:rsidRDefault="005C16EE" w:rsidP="002433A1">
            <w:pPr>
              <w:tabs>
                <w:tab w:val="left" w:pos="2880"/>
                <w:tab w:val="left" w:pos="5760"/>
              </w:tabs>
              <w:jc w:val="center"/>
              <w:rPr>
                <w:rFonts w:ascii="Times New Roman" w:hAnsi="Times New Roman"/>
                <w:b/>
              </w:rPr>
            </w:pPr>
            <w:r w:rsidRPr="00E0147F">
              <w:rPr>
                <w:rFonts w:ascii="Times New Roman" w:hAnsi="Times New Roman"/>
                <w:b/>
              </w:rPr>
              <w:t>Title</w:t>
            </w:r>
          </w:p>
        </w:tc>
        <w:tc>
          <w:tcPr>
            <w:tcW w:w="2268" w:type="dxa"/>
            <w:tcBorders>
              <w:top w:val="nil"/>
              <w:left w:val="nil"/>
              <w:bottom w:val="single" w:sz="4" w:space="0" w:color="auto"/>
              <w:right w:val="nil"/>
            </w:tcBorders>
          </w:tcPr>
          <w:p w:rsidR="005C16EE" w:rsidRPr="00E0147F" w:rsidRDefault="005C16EE" w:rsidP="002433A1">
            <w:pPr>
              <w:tabs>
                <w:tab w:val="left" w:pos="2880"/>
                <w:tab w:val="left" w:pos="5760"/>
              </w:tabs>
              <w:jc w:val="center"/>
              <w:rPr>
                <w:rFonts w:ascii="Times New Roman" w:hAnsi="Times New Roman"/>
                <w:b/>
              </w:rPr>
            </w:pPr>
            <w:r w:rsidRPr="00E0147F">
              <w:rPr>
                <w:rFonts w:ascii="Times New Roman" w:hAnsi="Times New Roman"/>
                <w:b/>
              </w:rPr>
              <w:t>Date</w:t>
            </w:r>
          </w:p>
        </w:tc>
      </w:tr>
      <w:tr w:rsidR="005C16EE" w:rsidRPr="00E0147F" w:rsidTr="002433A1">
        <w:tc>
          <w:tcPr>
            <w:tcW w:w="2394" w:type="dxa"/>
            <w:tcBorders>
              <w:top w:val="single" w:sz="4" w:space="0" w:color="auto"/>
            </w:tcBorders>
          </w:tcPr>
          <w:p w:rsidR="005C16EE" w:rsidRPr="00E0147F" w:rsidRDefault="005C16EE" w:rsidP="002433A1">
            <w:pPr>
              <w:tabs>
                <w:tab w:val="left" w:pos="2880"/>
                <w:tab w:val="left" w:pos="5760"/>
              </w:tabs>
              <w:rPr>
                <w:rFonts w:ascii="Times New Roman" w:hAnsi="Times New Roman"/>
                <w:sz w:val="32"/>
              </w:rPr>
            </w:pPr>
          </w:p>
        </w:tc>
        <w:tc>
          <w:tcPr>
            <w:tcW w:w="2394" w:type="dxa"/>
            <w:tcBorders>
              <w:top w:val="single" w:sz="4" w:space="0" w:color="auto"/>
            </w:tcBorders>
            <w:vAlign w:val="bottom"/>
          </w:tcPr>
          <w:p w:rsidR="005C16EE" w:rsidRPr="00E0147F" w:rsidRDefault="005C16EE" w:rsidP="002433A1">
            <w:pPr>
              <w:tabs>
                <w:tab w:val="left" w:pos="2880"/>
                <w:tab w:val="left" w:pos="5760"/>
              </w:tabs>
              <w:rPr>
                <w:rFonts w:ascii="Times New Roman" w:hAnsi="Times New Roman"/>
              </w:rPr>
            </w:pPr>
          </w:p>
        </w:tc>
        <w:tc>
          <w:tcPr>
            <w:tcW w:w="2394" w:type="dxa"/>
            <w:tcBorders>
              <w:top w:val="single" w:sz="4" w:space="0" w:color="auto"/>
            </w:tcBorders>
            <w:vAlign w:val="bottom"/>
          </w:tcPr>
          <w:p w:rsidR="005C16EE" w:rsidRPr="00E0147F" w:rsidRDefault="005C16EE" w:rsidP="002433A1">
            <w:pPr>
              <w:tabs>
                <w:tab w:val="left" w:pos="2880"/>
                <w:tab w:val="left" w:pos="5760"/>
              </w:tabs>
              <w:rPr>
                <w:rFonts w:ascii="Times New Roman" w:hAnsi="Times New Roman"/>
              </w:rPr>
            </w:pPr>
          </w:p>
        </w:tc>
        <w:tc>
          <w:tcPr>
            <w:tcW w:w="2268" w:type="dxa"/>
            <w:tcBorders>
              <w:top w:val="single" w:sz="4" w:space="0" w:color="auto"/>
            </w:tcBorders>
          </w:tcPr>
          <w:p w:rsidR="005C16EE" w:rsidRPr="00E0147F" w:rsidRDefault="005C16EE" w:rsidP="002433A1">
            <w:pPr>
              <w:tabs>
                <w:tab w:val="left" w:pos="2880"/>
                <w:tab w:val="left" w:pos="5760"/>
              </w:tabs>
              <w:rPr>
                <w:rFonts w:ascii="Times New Roman" w:hAnsi="Times New Roman"/>
                <w:sz w:val="32"/>
              </w:rPr>
            </w:pPr>
          </w:p>
        </w:tc>
      </w:tr>
      <w:tr w:rsidR="005C16EE" w:rsidRPr="00E0147F" w:rsidTr="002433A1">
        <w:tc>
          <w:tcPr>
            <w:tcW w:w="2394" w:type="dxa"/>
          </w:tcPr>
          <w:p w:rsidR="005C16EE" w:rsidRPr="00E0147F" w:rsidRDefault="005C16EE" w:rsidP="002433A1">
            <w:pPr>
              <w:tabs>
                <w:tab w:val="left" w:pos="2880"/>
                <w:tab w:val="left" w:pos="5760"/>
              </w:tabs>
              <w:rPr>
                <w:rFonts w:ascii="Times New Roman" w:hAnsi="Times New Roman"/>
                <w:sz w:val="32"/>
              </w:rPr>
            </w:pPr>
          </w:p>
        </w:tc>
        <w:tc>
          <w:tcPr>
            <w:tcW w:w="2394" w:type="dxa"/>
            <w:vAlign w:val="bottom"/>
          </w:tcPr>
          <w:p w:rsidR="005C16EE" w:rsidRPr="00E0147F" w:rsidRDefault="005C16EE" w:rsidP="002433A1">
            <w:pPr>
              <w:tabs>
                <w:tab w:val="left" w:pos="2880"/>
                <w:tab w:val="left" w:pos="5760"/>
              </w:tabs>
              <w:rPr>
                <w:rFonts w:ascii="Times New Roman" w:hAnsi="Times New Roman"/>
              </w:rPr>
            </w:pPr>
          </w:p>
        </w:tc>
        <w:tc>
          <w:tcPr>
            <w:tcW w:w="2394" w:type="dxa"/>
            <w:vAlign w:val="bottom"/>
          </w:tcPr>
          <w:p w:rsidR="005C16EE" w:rsidRPr="00E0147F" w:rsidRDefault="005C16EE" w:rsidP="002433A1">
            <w:pPr>
              <w:tabs>
                <w:tab w:val="left" w:pos="2880"/>
                <w:tab w:val="left" w:pos="5760"/>
              </w:tabs>
              <w:rPr>
                <w:rFonts w:ascii="Times New Roman" w:hAnsi="Times New Roman"/>
              </w:rPr>
            </w:pPr>
          </w:p>
        </w:tc>
        <w:tc>
          <w:tcPr>
            <w:tcW w:w="2268" w:type="dxa"/>
          </w:tcPr>
          <w:p w:rsidR="005C16EE" w:rsidRPr="00E0147F" w:rsidRDefault="005C16EE" w:rsidP="002433A1">
            <w:pPr>
              <w:tabs>
                <w:tab w:val="left" w:pos="2880"/>
                <w:tab w:val="left" w:pos="5760"/>
              </w:tabs>
              <w:rPr>
                <w:rFonts w:ascii="Times New Roman" w:hAnsi="Times New Roman"/>
                <w:sz w:val="32"/>
              </w:rPr>
            </w:pPr>
          </w:p>
        </w:tc>
      </w:tr>
      <w:tr w:rsidR="005C16EE" w:rsidRPr="00E0147F" w:rsidTr="002433A1">
        <w:tc>
          <w:tcPr>
            <w:tcW w:w="2394" w:type="dxa"/>
          </w:tcPr>
          <w:p w:rsidR="005C16EE" w:rsidRPr="00E0147F" w:rsidRDefault="005C16EE" w:rsidP="002433A1">
            <w:pPr>
              <w:tabs>
                <w:tab w:val="left" w:pos="2880"/>
                <w:tab w:val="left" w:pos="5760"/>
              </w:tabs>
              <w:rPr>
                <w:rFonts w:ascii="Times New Roman" w:hAnsi="Times New Roman"/>
                <w:sz w:val="32"/>
              </w:rPr>
            </w:pPr>
          </w:p>
        </w:tc>
        <w:tc>
          <w:tcPr>
            <w:tcW w:w="2394" w:type="dxa"/>
            <w:vAlign w:val="bottom"/>
          </w:tcPr>
          <w:p w:rsidR="005C16EE" w:rsidRPr="00E0147F" w:rsidRDefault="005C16EE" w:rsidP="002433A1">
            <w:pPr>
              <w:tabs>
                <w:tab w:val="left" w:pos="2880"/>
                <w:tab w:val="left" w:pos="5760"/>
              </w:tabs>
              <w:rPr>
                <w:rFonts w:ascii="Times New Roman" w:hAnsi="Times New Roman"/>
              </w:rPr>
            </w:pPr>
          </w:p>
        </w:tc>
        <w:tc>
          <w:tcPr>
            <w:tcW w:w="2394" w:type="dxa"/>
            <w:vAlign w:val="bottom"/>
          </w:tcPr>
          <w:p w:rsidR="005C16EE" w:rsidRPr="00E0147F" w:rsidRDefault="005C16EE" w:rsidP="002433A1">
            <w:pPr>
              <w:tabs>
                <w:tab w:val="left" w:pos="2880"/>
                <w:tab w:val="left" w:pos="5760"/>
              </w:tabs>
              <w:rPr>
                <w:rFonts w:ascii="Times New Roman" w:hAnsi="Times New Roman"/>
              </w:rPr>
            </w:pPr>
          </w:p>
        </w:tc>
        <w:tc>
          <w:tcPr>
            <w:tcW w:w="2268" w:type="dxa"/>
          </w:tcPr>
          <w:p w:rsidR="005C16EE" w:rsidRPr="00E0147F" w:rsidRDefault="005C16EE" w:rsidP="002433A1">
            <w:pPr>
              <w:tabs>
                <w:tab w:val="left" w:pos="2880"/>
                <w:tab w:val="left" w:pos="5760"/>
              </w:tabs>
              <w:rPr>
                <w:rFonts w:ascii="Times New Roman" w:hAnsi="Times New Roman"/>
                <w:sz w:val="32"/>
              </w:rPr>
            </w:pPr>
          </w:p>
        </w:tc>
      </w:tr>
    </w:tbl>
    <w:p w:rsidR="005C16EE" w:rsidRPr="00E0147F" w:rsidRDefault="005C16EE" w:rsidP="005C16EE">
      <w:pPr>
        <w:tabs>
          <w:tab w:val="left" w:pos="2880"/>
          <w:tab w:val="left" w:pos="5760"/>
        </w:tabs>
        <w:rPr>
          <w:rFonts w:ascii="Times New Roman" w:hAnsi="Times New Roman"/>
        </w:rPr>
      </w:pPr>
      <w:r w:rsidRPr="00E0147F">
        <w:rPr>
          <w:rFonts w:ascii="Times New Roman" w:hAnsi="Times New Roman"/>
        </w:rPr>
        <w:tab/>
      </w:r>
      <w:r w:rsidRPr="00E0147F">
        <w:rPr>
          <w:rFonts w:ascii="Times New Roman" w:hAnsi="Times New Roman"/>
        </w:rPr>
        <w:tab/>
      </w: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Del="00B66EAE" w:rsidRDefault="005C16EE" w:rsidP="005C16EE">
      <w:pPr>
        <w:tabs>
          <w:tab w:val="left" w:pos="2880"/>
          <w:tab w:val="left" w:pos="5760"/>
        </w:tabs>
        <w:rPr>
          <w:del w:id="25" w:author="Chokka,Deepthi Tejaswani" w:date="2020-06-22T23:01:00Z"/>
          <w:rFonts w:ascii="Times New Roman" w:hAnsi="Times New Roman"/>
        </w:rPr>
      </w:pPr>
    </w:p>
    <w:p w:rsidR="005C16EE" w:rsidRPr="00E0147F" w:rsidDel="00B66EAE" w:rsidRDefault="005C16EE" w:rsidP="005C16EE">
      <w:pPr>
        <w:tabs>
          <w:tab w:val="left" w:pos="2880"/>
          <w:tab w:val="left" w:pos="5760"/>
        </w:tabs>
        <w:rPr>
          <w:del w:id="26" w:author="Chokka,Deepthi Tejaswani" w:date="2020-06-22T23:01:00Z"/>
          <w:rFonts w:ascii="Times New Roman" w:hAnsi="Times New Roman"/>
        </w:rPr>
      </w:pPr>
    </w:p>
    <w:p w:rsidR="005C16EE" w:rsidRPr="00E0147F" w:rsidDel="00B66EAE" w:rsidRDefault="005C16EE" w:rsidP="005C16EE">
      <w:pPr>
        <w:tabs>
          <w:tab w:val="left" w:pos="2880"/>
          <w:tab w:val="left" w:pos="5760"/>
        </w:tabs>
        <w:rPr>
          <w:del w:id="27" w:author="Chokka,Deepthi Tejaswani" w:date="2020-06-22T23:01:00Z"/>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Del="00113573" w:rsidRDefault="005C16EE" w:rsidP="005C16EE">
      <w:pPr>
        <w:tabs>
          <w:tab w:val="left" w:pos="2880"/>
          <w:tab w:val="left" w:pos="5760"/>
        </w:tabs>
        <w:rPr>
          <w:del w:id="28" w:author="Chokka,Deepthi Tejaswani" w:date="2020-06-22T23:00:00Z"/>
          <w:rFonts w:ascii="Times New Roman" w:hAnsi="Times New Roman"/>
        </w:rPr>
      </w:pPr>
    </w:p>
    <w:p w:rsidR="005C16EE" w:rsidRPr="00E0147F" w:rsidDel="00113573" w:rsidRDefault="005C16EE" w:rsidP="005C16EE">
      <w:pPr>
        <w:tabs>
          <w:tab w:val="left" w:pos="2880"/>
          <w:tab w:val="left" w:pos="5760"/>
        </w:tabs>
        <w:rPr>
          <w:del w:id="29" w:author="Chokka,Deepthi Tejaswani" w:date="2020-06-22T23:00:00Z"/>
          <w:rFonts w:ascii="Times New Roman" w:hAnsi="Times New Roman"/>
        </w:rPr>
      </w:pPr>
    </w:p>
    <w:p w:rsidR="005C16EE" w:rsidRPr="00E0147F" w:rsidDel="00113573" w:rsidRDefault="005C16EE" w:rsidP="005C16EE">
      <w:pPr>
        <w:tabs>
          <w:tab w:val="left" w:pos="2880"/>
          <w:tab w:val="left" w:pos="5760"/>
        </w:tabs>
        <w:rPr>
          <w:del w:id="30" w:author="Chokka,Deepthi Tejaswani" w:date="2020-06-22T23:00:00Z"/>
          <w:rFonts w:ascii="Times New Roman" w:hAnsi="Times New Roman"/>
        </w:rPr>
      </w:pPr>
    </w:p>
    <w:p w:rsidR="005C16EE" w:rsidRPr="00E0147F" w:rsidDel="00113573" w:rsidRDefault="005C16EE" w:rsidP="005C16EE">
      <w:pPr>
        <w:tabs>
          <w:tab w:val="left" w:pos="2880"/>
          <w:tab w:val="left" w:pos="5760"/>
        </w:tabs>
        <w:rPr>
          <w:del w:id="31" w:author="Chokka,Deepthi Tejaswani" w:date="2020-06-22T23:00:00Z"/>
          <w:rFonts w:ascii="Times New Roman" w:hAnsi="Times New Roman"/>
        </w:rPr>
      </w:pPr>
    </w:p>
    <w:p w:rsidR="005C16EE" w:rsidRPr="00E0147F" w:rsidDel="00113573" w:rsidRDefault="005C16EE" w:rsidP="005C16EE">
      <w:pPr>
        <w:tabs>
          <w:tab w:val="left" w:pos="2880"/>
          <w:tab w:val="left" w:pos="5760"/>
        </w:tabs>
        <w:rPr>
          <w:del w:id="32" w:author="Chokka,Deepthi Tejaswani" w:date="2020-06-22T23:00:00Z"/>
          <w:rFonts w:ascii="Times New Roman" w:hAnsi="Times New Roman"/>
        </w:rPr>
      </w:pPr>
      <w:del w:id="33" w:author="Chokka,Deepthi Tejaswani" w:date="2020-06-22T23:01:00Z">
        <w:r w:rsidRPr="00E0147F" w:rsidDel="00B66EAE">
          <w:rPr>
            <w:rFonts w:ascii="Times New Roman" w:hAnsi="Times New Roman"/>
          </w:rPr>
          <w:tab/>
        </w:r>
      </w:del>
      <w:r w:rsidRPr="00E0147F">
        <w:rPr>
          <w:rFonts w:ascii="Times New Roman" w:hAnsi="Times New Roman"/>
        </w:rPr>
        <w:tab/>
      </w:r>
      <w:r w:rsidRPr="00E0147F">
        <w:rPr>
          <w:rFonts w:ascii="Times New Roman" w:hAnsi="Times New Roman"/>
        </w:rPr>
        <w:tab/>
      </w:r>
    </w:p>
    <w:p w:rsidR="005C16EE" w:rsidRPr="00E0147F" w:rsidRDefault="005C16EE">
      <w:pPr>
        <w:tabs>
          <w:tab w:val="left" w:pos="2880"/>
          <w:tab w:val="left" w:pos="5760"/>
        </w:tabs>
        <w:rPr>
          <w:rFonts w:ascii="Times New Roman" w:hAnsi="Times New Roman"/>
        </w:rPr>
        <w:pPrChange w:id="34" w:author="Chokka,Deepthi Tejaswani" w:date="2020-06-22T23:00:00Z">
          <w:pPr/>
        </w:pPrChange>
      </w:pPr>
    </w:p>
    <w:p w:rsidR="005C16EE" w:rsidRPr="00E0147F" w:rsidRDefault="005C16EE" w:rsidP="005C16EE">
      <w:pPr>
        <w:numPr>
          <w:ilvl w:val="0"/>
          <w:numId w:val="5"/>
        </w:numPr>
        <w:rPr>
          <w:rFonts w:ascii="Times New Roman" w:hAnsi="Times New Roman"/>
          <w:b/>
          <w:sz w:val="32"/>
        </w:rPr>
      </w:pPr>
      <w:r w:rsidRPr="00E0147F">
        <w:rPr>
          <w:rFonts w:ascii="Times New Roman" w:hAnsi="Times New Roman"/>
          <w:b/>
          <w:sz w:val="32"/>
        </w:rPr>
        <w:lastRenderedPageBreak/>
        <w:t>Table of Contents</w:t>
      </w:r>
    </w:p>
    <w:p w:rsidR="005C16EE" w:rsidRPr="00E0147F" w:rsidDel="00113573" w:rsidRDefault="005C16EE" w:rsidP="005C16EE">
      <w:pPr>
        <w:pStyle w:val="Header"/>
        <w:tabs>
          <w:tab w:val="clear" w:pos="4320"/>
          <w:tab w:val="clear" w:pos="8640"/>
        </w:tabs>
        <w:rPr>
          <w:del w:id="35" w:author="Chokka,Deepthi Tejaswani" w:date="2020-06-22T23:00:00Z"/>
          <w:rFonts w:ascii="Times New Roman" w:hAnsi="Times New Roman"/>
        </w:rPr>
      </w:pPr>
    </w:p>
    <w:p w:rsidR="00792EBD" w:rsidRPr="00655288" w:rsidRDefault="005C16EE" w:rsidP="00655288">
      <w:pPr>
        <w:pStyle w:val="Body"/>
        <w:jc w:val="both"/>
        <w:rPr>
          <w:rFonts w:ascii="Times New Roman" w:eastAsia="Times New Roman" w:hAnsi="Times New Roman" w:cs="Times New Roman"/>
          <w:b/>
          <w:bCs/>
        </w:rPr>
      </w:pPr>
      <w:del w:id="36" w:author="Chokka,Deepthi Tejaswani" w:date="2020-06-22T23:00:00Z">
        <w:r w:rsidRPr="00E0147F" w:rsidDel="00113573">
          <w:rPr>
            <w:rFonts w:ascii="Times New Roman" w:hAnsi="Times New Roman" w:cs="Times New Roman"/>
            <w:b/>
            <w:bCs/>
          </w:rPr>
          <w:delText>Table of Contents</w:delText>
        </w:r>
        <w:r w:rsidRPr="00E0147F" w:rsidDel="00113573">
          <w:rPr>
            <w:rFonts w:ascii="Times New Roman" w:hAnsi="Times New Roman" w:cs="Times New Roman"/>
            <w:b/>
            <w:bCs/>
          </w:rPr>
          <w:tab/>
        </w:r>
        <w:r w:rsidRPr="00E0147F" w:rsidDel="00113573">
          <w:rPr>
            <w:rFonts w:ascii="Times New Roman" w:hAnsi="Times New Roman" w:cs="Times New Roman"/>
            <w:b/>
            <w:bCs/>
          </w:rPr>
          <w:tab/>
        </w:r>
        <w:r w:rsidRPr="00E0147F" w:rsidDel="00113573">
          <w:rPr>
            <w:rFonts w:ascii="Times New Roman" w:hAnsi="Times New Roman" w:cs="Times New Roman"/>
            <w:b/>
            <w:bCs/>
          </w:rPr>
          <w:tab/>
        </w:r>
        <w:r w:rsidRPr="00E0147F" w:rsidDel="00113573">
          <w:rPr>
            <w:rFonts w:ascii="Times New Roman" w:hAnsi="Times New Roman" w:cs="Times New Roman"/>
            <w:b/>
            <w:bCs/>
          </w:rPr>
          <w:tab/>
        </w:r>
        <w:r w:rsidRPr="00E0147F" w:rsidDel="00113573">
          <w:rPr>
            <w:rFonts w:ascii="Times New Roman" w:hAnsi="Times New Roman" w:cs="Times New Roman"/>
            <w:b/>
            <w:bCs/>
          </w:rPr>
          <w:tab/>
        </w:r>
        <w:r w:rsidRPr="00E0147F" w:rsidDel="00113573">
          <w:rPr>
            <w:rFonts w:ascii="Times New Roman" w:hAnsi="Times New Roman" w:cs="Times New Roman"/>
            <w:b/>
            <w:bCs/>
          </w:rPr>
          <w:tab/>
        </w:r>
        <w:r w:rsidRPr="00E0147F" w:rsidDel="00113573">
          <w:rPr>
            <w:rFonts w:ascii="Times New Roman" w:hAnsi="Times New Roman" w:cs="Times New Roman"/>
            <w:b/>
            <w:bCs/>
          </w:rPr>
          <w:tab/>
        </w:r>
        <w:r w:rsidRPr="00E0147F" w:rsidDel="00113573">
          <w:rPr>
            <w:rFonts w:ascii="Times New Roman" w:hAnsi="Times New Roman" w:cs="Times New Roman"/>
            <w:b/>
            <w:bCs/>
          </w:rPr>
          <w:tab/>
          <w:delText>Page Number</w:delText>
        </w:r>
        <w:r w:rsidRPr="00E0147F" w:rsidDel="00113573">
          <w:rPr>
            <w:rFonts w:ascii="Times New Roman" w:hAnsi="Times New Roman"/>
          </w:rPr>
          <w:tab/>
        </w:r>
      </w:del>
      <w:r w:rsidRPr="00E0147F">
        <w:rPr>
          <w:rFonts w:ascii="Times New Roman" w:hAnsi="Times New Roman"/>
        </w:rPr>
        <w:tab/>
      </w:r>
      <w:r w:rsidR="00655288">
        <w:rPr>
          <w:rFonts w:ascii="Times New Roman" w:hAnsi="Times New Roman"/>
        </w:rPr>
        <w:tab/>
      </w:r>
      <w:r w:rsidR="00655288">
        <w:rPr>
          <w:rFonts w:ascii="Times New Roman" w:hAnsi="Times New Roman"/>
        </w:rPr>
        <w:tab/>
      </w:r>
      <w:r w:rsidR="00655288">
        <w:rPr>
          <w:rFonts w:ascii="Times New Roman" w:hAnsi="Times New Roman"/>
        </w:rPr>
        <w:tab/>
      </w:r>
      <w:r w:rsidR="00655288">
        <w:rPr>
          <w:rFonts w:ascii="Times New Roman" w:hAnsi="Times New Roman"/>
        </w:rPr>
        <w:tab/>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7" w:author="Chokka,Deepthi Tejaswani" w:date="2020-06-29T14:24:00Z">
          <w:tblPr>
            <w:tblStyle w:val="TableGrid"/>
            <w:tblW w:w="0" w:type="auto"/>
            <w:tblInd w:w="-95" w:type="dxa"/>
            <w:tblLook w:val="04A0" w:firstRow="1" w:lastRow="0" w:firstColumn="1" w:lastColumn="0" w:noHBand="0" w:noVBand="1"/>
          </w:tblPr>
        </w:tblPrChange>
      </w:tblPr>
      <w:tblGrid>
        <w:gridCol w:w="7110"/>
        <w:gridCol w:w="2335"/>
        <w:tblGridChange w:id="38">
          <w:tblGrid>
            <w:gridCol w:w="95"/>
            <w:gridCol w:w="7015"/>
            <w:gridCol w:w="95"/>
            <w:gridCol w:w="2240"/>
            <w:gridCol w:w="95"/>
          </w:tblGrid>
        </w:tblGridChange>
      </w:tblGrid>
      <w:tr w:rsidR="00655288" w:rsidRPr="00655288" w:rsidTr="00E705C3">
        <w:trPr>
          <w:trPrChange w:id="39" w:author="Chokka,Deepthi Tejaswani" w:date="2020-06-29T14:24:00Z">
            <w:trPr>
              <w:gridBefore w:val="1"/>
            </w:trPr>
          </w:trPrChange>
        </w:trPr>
        <w:tc>
          <w:tcPr>
            <w:tcW w:w="7110" w:type="dxa"/>
            <w:tcPrChange w:id="40" w:author="Chokka,Deepthi Tejaswani" w:date="2020-06-29T14:24:00Z">
              <w:tcPr>
                <w:tcW w:w="7110" w:type="dxa"/>
                <w:gridSpan w:val="2"/>
              </w:tcPr>
            </w:tcPrChange>
          </w:tcPr>
          <w:p w:rsidR="00655288" w:rsidRPr="00655288" w:rsidRDefault="00655288" w:rsidP="00655288">
            <w:pPr>
              <w:rPr>
                <w:rFonts w:ascii="Times New Roman" w:hAnsi="Times New Roman"/>
                <w:b/>
                <w:szCs w:val="24"/>
              </w:rPr>
            </w:pPr>
            <w:r w:rsidRPr="00655288">
              <w:rPr>
                <w:rFonts w:ascii="Times New Roman" w:hAnsi="Times New Roman"/>
                <w:b/>
                <w:szCs w:val="24"/>
              </w:rPr>
              <w:t>Table of Contents</w:t>
            </w:r>
            <w:r w:rsidRPr="00655288">
              <w:rPr>
                <w:rFonts w:ascii="Times New Roman" w:hAnsi="Times New Roman"/>
                <w:b/>
                <w:szCs w:val="24"/>
              </w:rPr>
              <w:tab/>
            </w:r>
          </w:p>
        </w:tc>
        <w:tc>
          <w:tcPr>
            <w:tcW w:w="2335" w:type="dxa"/>
            <w:tcPrChange w:id="41" w:author="Chokka,Deepthi Tejaswani" w:date="2020-06-29T14:24:00Z">
              <w:tcPr>
                <w:tcW w:w="2335" w:type="dxa"/>
                <w:gridSpan w:val="2"/>
              </w:tcPr>
            </w:tcPrChange>
          </w:tcPr>
          <w:p w:rsidR="00655288" w:rsidRPr="00655288" w:rsidRDefault="00655288" w:rsidP="005C16EE">
            <w:pPr>
              <w:spacing w:after="160" w:line="259" w:lineRule="auto"/>
              <w:rPr>
                <w:rFonts w:ascii="Times New Roman" w:hAnsi="Times New Roman"/>
                <w:szCs w:val="24"/>
              </w:rPr>
            </w:pPr>
            <w:r w:rsidRPr="00655288">
              <w:rPr>
                <w:rFonts w:ascii="Times New Roman" w:hAnsi="Times New Roman"/>
                <w:b/>
                <w:bCs/>
                <w:szCs w:val="24"/>
              </w:rPr>
              <w:t xml:space="preserve"> Page Number</w:t>
            </w:r>
          </w:p>
        </w:tc>
      </w:tr>
      <w:tr w:rsidR="00792EBD" w:rsidRPr="00655288" w:rsidTr="00E705C3">
        <w:trPr>
          <w:trPrChange w:id="42" w:author="Chokka,Deepthi Tejaswani" w:date="2020-06-29T14:24:00Z">
            <w:trPr>
              <w:gridBefore w:val="1"/>
            </w:trPr>
          </w:trPrChange>
        </w:trPr>
        <w:tc>
          <w:tcPr>
            <w:tcW w:w="7110" w:type="dxa"/>
            <w:tcPrChange w:id="43" w:author="Chokka,Deepthi Tejaswani" w:date="2020-06-29T14:24:00Z">
              <w:tcPr>
                <w:tcW w:w="7110" w:type="dxa"/>
                <w:gridSpan w:val="2"/>
              </w:tcPr>
            </w:tcPrChange>
          </w:tcPr>
          <w:p w:rsidR="00792EBD" w:rsidRPr="00655288" w:rsidRDefault="00792EBD" w:rsidP="00792EBD">
            <w:pPr>
              <w:pStyle w:val="ListParagraph"/>
              <w:numPr>
                <w:ilvl w:val="0"/>
                <w:numId w:val="32"/>
              </w:numPr>
              <w:rPr>
                <w:rFonts w:ascii="Times New Roman" w:eastAsia="Times New Roman" w:hAnsi="Times New Roman"/>
                <w:szCs w:val="24"/>
              </w:rPr>
            </w:pPr>
            <w:r w:rsidRPr="00655288">
              <w:rPr>
                <w:rFonts w:ascii="Times New Roman" w:hAnsi="Times New Roman"/>
                <w:szCs w:val="24"/>
              </w:rPr>
              <w:t>Introduction</w:t>
            </w:r>
          </w:p>
        </w:tc>
        <w:tc>
          <w:tcPr>
            <w:tcW w:w="2335" w:type="dxa"/>
            <w:tcPrChange w:id="44" w:author="Chokka,Deepthi Tejaswani" w:date="2020-06-29T14:24:00Z">
              <w:tcPr>
                <w:tcW w:w="2335" w:type="dxa"/>
                <w:gridSpan w:val="2"/>
              </w:tcPr>
            </w:tcPrChange>
          </w:tcPr>
          <w:p w:rsidR="00792EBD" w:rsidRPr="00655288" w:rsidRDefault="00D46641" w:rsidP="00655288">
            <w:pPr>
              <w:spacing w:after="160" w:line="259" w:lineRule="auto"/>
              <w:jc w:val="center"/>
              <w:rPr>
                <w:rFonts w:ascii="Times New Roman" w:hAnsi="Times New Roman"/>
                <w:szCs w:val="24"/>
              </w:rPr>
            </w:pPr>
            <w:r>
              <w:rPr>
                <w:rFonts w:ascii="Times New Roman" w:hAnsi="Times New Roman"/>
                <w:szCs w:val="24"/>
              </w:rPr>
              <w:t>5</w:t>
            </w:r>
          </w:p>
        </w:tc>
      </w:tr>
      <w:tr w:rsidR="00792EBD" w:rsidRPr="00655288" w:rsidTr="00E705C3">
        <w:trPr>
          <w:trPrChange w:id="45" w:author="Chokka,Deepthi Tejaswani" w:date="2020-06-29T14:24:00Z">
            <w:trPr>
              <w:gridBefore w:val="1"/>
            </w:trPr>
          </w:trPrChange>
        </w:trPr>
        <w:tc>
          <w:tcPr>
            <w:tcW w:w="7110" w:type="dxa"/>
            <w:tcPrChange w:id="46" w:author="Chokka,Deepthi Tejaswani" w:date="2020-06-29T14:24:00Z">
              <w:tcPr>
                <w:tcW w:w="7110" w:type="dxa"/>
                <w:gridSpan w:val="2"/>
              </w:tcPr>
            </w:tcPrChange>
          </w:tcPr>
          <w:p w:rsidR="00792EBD" w:rsidRPr="00655288" w:rsidRDefault="00792EBD" w:rsidP="00024FB6">
            <w:pPr>
              <w:pStyle w:val="ListParagraph"/>
              <w:numPr>
                <w:ilvl w:val="1"/>
                <w:numId w:val="32"/>
              </w:numPr>
              <w:rPr>
                <w:rFonts w:ascii="Times New Roman" w:hAnsi="Times New Roman"/>
                <w:szCs w:val="24"/>
              </w:rPr>
            </w:pPr>
            <w:r w:rsidRPr="00655288">
              <w:rPr>
                <w:rFonts w:ascii="Times New Roman" w:hAnsi="Times New Roman"/>
                <w:szCs w:val="24"/>
              </w:rPr>
              <w:t xml:space="preserve"> Purpose</w:t>
            </w:r>
          </w:p>
        </w:tc>
        <w:tc>
          <w:tcPr>
            <w:tcW w:w="2335" w:type="dxa"/>
            <w:tcPrChange w:id="47" w:author="Chokka,Deepthi Tejaswani" w:date="2020-06-29T14:24:00Z">
              <w:tcPr>
                <w:tcW w:w="2335" w:type="dxa"/>
                <w:gridSpan w:val="2"/>
              </w:tcPr>
            </w:tcPrChange>
          </w:tcPr>
          <w:p w:rsidR="00792EBD" w:rsidRPr="00655288" w:rsidRDefault="00655288" w:rsidP="00655288">
            <w:pPr>
              <w:spacing w:after="160" w:line="259" w:lineRule="auto"/>
              <w:jc w:val="center"/>
              <w:rPr>
                <w:rFonts w:ascii="Times New Roman" w:hAnsi="Times New Roman"/>
                <w:szCs w:val="24"/>
              </w:rPr>
            </w:pPr>
            <w:r>
              <w:rPr>
                <w:rFonts w:ascii="Times New Roman" w:hAnsi="Times New Roman"/>
                <w:szCs w:val="24"/>
              </w:rPr>
              <w:t>5</w:t>
            </w:r>
          </w:p>
        </w:tc>
      </w:tr>
      <w:tr w:rsidR="00792EBD" w:rsidRPr="00655288" w:rsidTr="00E705C3">
        <w:trPr>
          <w:trPrChange w:id="48" w:author="Chokka,Deepthi Tejaswani" w:date="2020-06-29T14:24:00Z">
            <w:trPr>
              <w:gridBefore w:val="1"/>
            </w:trPr>
          </w:trPrChange>
        </w:trPr>
        <w:tc>
          <w:tcPr>
            <w:tcW w:w="7110" w:type="dxa"/>
            <w:tcPrChange w:id="49" w:author="Chokka,Deepthi Tejaswani" w:date="2020-06-29T14:24:00Z">
              <w:tcPr>
                <w:tcW w:w="7110" w:type="dxa"/>
                <w:gridSpan w:val="2"/>
              </w:tcPr>
            </w:tcPrChange>
          </w:tcPr>
          <w:p w:rsidR="00792EBD" w:rsidRPr="00655288" w:rsidRDefault="00792EBD" w:rsidP="00792EBD">
            <w:pPr>
              <w:pStyle w:val="ListParagraph"/>
              <w:numPr>
                <w:ilvl w:val="1"/>
                <w:numId w:val="32"/>
              </w:numPr>
              <w:rPr>
                <w:rFonts w:ascii="Times New Roman" w:hAnsi="Times New Roman"/>
                <w:szCs w:val="24"/>
              </w:rPr>
            </w:pPr>
            <w:r w:rsidRPr="00655288">
              <w:rPr>
                <w:rFonts w:ascii="Times New Roman" w:hAnsi="Times New Roman"/>
                <w:szCs w:val="24"/>
              </w:rPr>
              <w:t>Scope</w:t>
            </w:r>
          </w:p>
        </w:tc>
        <w:tc>
          <w:tcPr>
            <w:tcW w:w="2335" w:type="dxa"/>
            <w:tcPrChange w:id="50" w:author="Chokka,Deepthi Tejaswani" w:date="2020-06-29T14:24:00Z">
              <w:tcPr>
                <w:tcW w:w="2335" w:type="dxa"/>
                <w:gridSpan w:val="2"/>
              </w:tcPr>
            </w:tcPrChange>
          </w:tcPr>
          <w:p w:rsidR="00792EBD" w:rsidRPr="00655288" w:rsidRDefault="00655288" w:rsidP="00655288">
            <w:pPr>
              <w:spacing w:after="160" w:line="259" w:lineRule="auto"/>
              <w:jc w:val="center"/>
              <w:rPr>
                <w:rFonts w:ascii="Times New Roman" w:hAnsi="Times New Roman"/>
                <w:szCs w:val="24"/>
              </w:rPr>
            </w:pPr>
            <w:r>
              <w:rPr>
                <w:rFonts w:ascii="Times New Roman" w:hAnsi="Times New Roman"/>
                <w:szCs w:val="24"/>
              </w:rPr>
              <w:t>5</w:t>
            </w:r>
          </w:p>
        </w:tc>
      </w:tr>
      <w:tr w:rsidR="00792EBD" w:rsidRPr="00655288" w:rsidTr="00E705C3">
        <w:trPr>
          <w:trPrChange w:id="51" w:author="Chokka,Deepthi Tejaswani" w:date="2020-06-29T14:24:00Z">
            <w:trPr>
              <w:gridBefore w:val="1"/>
            </w:trPr>
          </w:trPrChange>
        </w:trPr>
        <w:tc>
          <w:tcPr>
            <w:tcW w:w="7110" w:type="dxa"/>
            <w:tcPrChange w:id="52" w:author="Chokka,Deepthi Tejaswani" w:date="2020-06-29T14:24:00Z">
              <w:tcPr>
                <w:tcW w:w="7110" w:type="dxa"/>
                <w:gridSpan w:val="2"/>
              </w:tcPr>
            </w:tcPrChange>
          </w:tcPr>
          <w:p w:rsidR="00792EBD" w:rsidRPr="00655288" w:rsidRDefault="00024FB6" w:rsidP="00792EBD">
            <w:pPr>
              <w:pStyle w:val="ListParagraph"/>
              <w:numPr>
                <w:ilvl w:val="1"/>
                <w:numId w:val="32"/>
              </w:numPr>
              <w:rPr>
                <w:rFonts w:ascii="Times New Roman" w:hAnsi="Times New Roman"/>
                <w:szCs w:val="24"/>
              </w:rPr>
            </w:pPr>
            <w:r w:rsidRPr="00655288">
              <w:rPr>
                <w:rFonts w:ascii="Times New Roman" w:hAnsi="Times New Roman"/>
                <w:szCs w:val="24"/>
              </w:rPr>
              <w:t xml:space="preserve">Definitions, Acronyms, and </w:t>
            </w:r>
            <w:r w:rsidR="00792EBD" w:rsidRPr="00655288">
              <w:rPr>
                <w:rFonts w:ascii="Times New Roman" w:hAnsi="Times New Roman"/>
                <w:szCs w:val="24"/>
              </w:rPr>
              <w:t>Abbreviations</w:t>
            </w:r>
          </w:p>
        </w:tc>
        <w:tc>
          <w:tcPr>
            <w:tcW w:w="2335" w:type="dxa"/>
            <w:tcPrChange w:id="53" w:author="Chokka,Deepthi Tejaswani" w:date="2020-06-29T14:24:00Z">
              <w:tcPr>
                <w:tcW w:w="2335" w:type="dxa"/>
                <w:gridSpan w:val="2"/>
              </w:tcPr>
            </w:tcPrChange>
          </w:tcPr>
          <w:p w:rsidR="00792EBD" w:rsidRPr="00655288" w:rsidRDefault="00655288" w:rsidP="00655288">
            <w:pPr>
              <w:spacing w:after="160" w:line="259" w:lineRule="auto"/>
              <w:jc w:val="center"/>
              <w:rPr>
                <w:rFonts w:ascii="Times New Roman" w:hAnsi="Times New Roman"/>
                <w:szCs w:val="24"/>
              </w:rPr>
            </w:pPr>
            <w:r>
              <w:rPr>
                <w:rFonts w:ascii="Times New Roman" w:hAnsi="Times New Roman"/>
                <w:szCs w:val="24"/>
              </w:rPr>
              <w:t>6</w:t>
            </w:r>
          </w:p>
        </w:tc>
      </w:tr>
      <w:tr w:rsidR="00792EBD" w:rsidRPr="00655288" w:rsidTr="00E705C3">
        <w:trPr>
          <w:trPrChange w:id="54" w:author="Chokka,Deepthi Tejaswani" w:date="2020-06-29T14:24:00Z">
            <w:trPr>
              <w:gridBefore w:val="1"/>
            </w:trPr>
          </w:trPrChange>
        </w:trPr>
        <w:tc>
          <w:tcPr>
            <w:tcW w:w="7110" w:type="dxa"/>
            <w:tcPrChange w:id="55" w:author="Chokka,Deepthi Tejaswani" w:date="2020-06-29T14:24:00Z">
              <w:tcPr>
                <w:tcW w:w="7110" w:type="dxa"/>
                <w:gridSpan w:val="2"/>
              </w:tcPr>
            </w:tcPrChange>
          </w:tcPr>
          <w:p w:rsidR="00792EBD" w:rsidRPr="00655288" w:rsidRDefault="00792EBD" w:rsidP="00792EBD">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References</w:t>
            </w:r>
          </w:p>
        </w:tc>
        <w:tc>
          <w:tcPr>
            <w:tcW w:w="2335" w:type="dxa"/>
            <w:tcPrChange w:id="56" w:author="Chokka,Deepthi Tejaswani" w:date="2020-06-29T14:24:00Z">
              <w:tcPr>
                <w:tcW w:w="2335" w:type="dxa"/>
                <w:gridSpan w:val="2"/>
              </w:tcPr>
            </w:tcPrChange>
          </w:tcPr>
          <w:p w:rsidR="00792EBD" w:rsidRPr="00655288" w:rsidRDefault="00655288" w:rsidP="00655288">
            <w:pPr>
              <w:spacing w:after="160" w:line="259" w:lineRule="auto"/>
              <w:jc w:val="center"/>
              <w:rPr>
                <w:rFonts w:ascii="Times New Roman" w:hAnsi="Times New Roman"/>
                <w:szCs w:val="24"/>
              </w:rPr>
            </w:pPr>
            <w:r>
              <w:rPr>
                <w:rFonts w:ascii="Times New Roman" w:hAnsi="Times New Roman"/>
                <w:szCs w:val="24"/>
              </w:rPr>
              <w:t>6</w:t>
            </w:r>
          </w:p>
        </w:tc>
      </w:tr>
      <w:tr w:rsidR="00792EBD" w:rsidRPr="00655288" w:rsidTr="00E705C3">
        <w:trPr>
          <w:trPrChange w:id="57" w:author="Chokka,Deepthi Tejaswani" w:date="2020-06-29T14:24:00Z">
            <w:trPr>
              <w:gridBefore w:val="1"/>
            </w:trPr>
          </w:trPrChange>
        </w:trPr>
        <w:tc>
          <w:tcPr>
            <w:tcW w:w="7110" w:type="dxa"/>
            <w:tcPrChange w:id="58" w:author="Chokka,Deepthi Tejaswani" w:date="2020-06-29T14:24:00Z">
              <w:tcPr>
                <w:tcW w:w="7110" w:type="dxa"/>
                <w:gridSpan w:val="2"/>
              </w:tcPr>
            </w:tcPrChange>
          </w:tcPr>
          <w:p w:rsidR="00792EBD" w:rsidRPr="00655288" w:rsidRDefault="00792EBD" w:rsidP="00792EBD">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Overview</w:t>
            </w:r>
          </w:p>
        </w:tc>
        <w:tc>
          <w:tcPr>
            <w:tcW w:w="2335" w:type="dxa"/>
            <w:tcPrChange w:id="59" w:author="Chokka,Deepthi Tejaswani" w:date="2020-06-29T14:24:00Z">
              <w:tcPr>
                <w:tcW w:w="2335" w:type="dxa"/>
                <w:gridSpan w:val="2"/>
              </w:tcPr>
            </w:tcPrChange>
          </w:tcPr>
          <w:p w:rsidR="00792EBD" w:rsidRPr="00655288" w:rsidRDefault="002433A1" w:rsidP="00655288">
            <w:pPr>
              <w:spacing w:after="160" w:line="259" w:lineRule="auto"/>
              <w:jc w:val="center"/>
              <w:rPr>
                <w:rFonts w:ascii="Times New Roman" w:hAnsi="Times New Roman"/>
                <w:szCs w:val="24"/>
              </w:rPr>
            </w:pPr>
            <w:ins w:id="60" w:author="Chokka,Deepthi Tejaswani" w:date="2020-06-22T19:09:00Z">
              <w:r>
                <w:rPr>
                  <w:rFonts w:ascii="Times New Roman" w:hAnsi="Times New Roman"/>
                  <w:szCs w:val="24"/>
                </w:rPr>
                <w:t>6</w:t>
              </w:r>
            </w:ins>
          </w:p>
        </w:tc>
      </w:tr>
      <w:tr w:rsidR="00792EBD" w:rsidRPr="00655288" w:rsidTr="00E705C3">
        <w:trPr>
          <w:trPrChange w:id="61" w:author="Chokka,Deepthi Tejaswani" w:date="2020-06-29T14:24:00Z">
            <w:trPr>
              <w:gridBefore w:val="1"/>
            </w:trPr>
          </w:trPrChange>
        </w:trPr>
        <w:tc>
          <w:tcPr>
            <w:tcW w:w="7110" w:type="dxa"/>
            <w:tcPrChange w:id="62" w:author="Chokka,Deepthi Tejaswani" w:date="2020-06-29T14:24:00Z">
              <w:tcPr>
                <w:tcW w:w="7110" w:type="dxa"/>
                <w:gridSpan w:val="2"/>
              </w:tcPr>
            </w:tcPrChange>
          </w:tcPr>
          <w:p w:rsidR="00792EBD" w:rsidRPr="00655288" w:rsidRDefault="00024FB6" w:rsidP="00024FB6">
            <w:pPr>
              <w:pStyle w:val="ListParagraph"/>
              <w:numPr>
                <w:ilvl w:val="0"/>
                <w:numId w:val="32"/>
              </w:numPr>
              <w:pBdr>
                <w:top w:val="nil"/>
                <w:left w:val="nil"/>
                <w:bottom w:val="nil"/>
                <w:right w:val="nil"/>
                <w:between w:val="nil"/>
                <w:bar w:val="nil"/>
              </w:pBdr>
              <w:spacing w:after="160" w:line="259" w:lineRule="auto"/>
              <w:rPr>
                <w:rFonts w:ascii="Times New Roman" w:eastAsia="Times New Roman" w:hAnsi="Times New Roman"/>
                <w:szCs w:val="24"/>
              </w:rPr>
            </w:pPr>
            <w:r w:rsidRPr="00655288">
              <w:rPr>
                <w:rFonts w:ascii="Times New Roman" w:hAnsi="Times New Roman"/>
                <w:szCs w:val="24"/>
              </w:rPr>
              <w:t>General Description</w:t>
            </w:r>
          </w:p>
        </w:tc>
        <w:tc>
          <w:tcPr>
            <w:tcW w:w="2335" w:type="dxa"/>
            <w:tcPrChange w:id="63" w:author="Chokka,Deepthi Tejaswani" w:date="2020-06-29T14:24:00Z">
              <w:tcPr>
                <w:tcW w:w="2335" w:type="dxa"/>
                <w:gridSpan w:val="2"/>
              </w:tcPr>
            </w:tcPrChange>
          </w:tcPr>
          <w:p w:rsidR="00792EBD" w:rsidRPr="00655288" w:rsidRDefault="002433A1" w:rsidP="00655288">
            <w:pPr>
              <w:spacing w:after="160" w:line="259" w:lineRule="auto"/>
              <w:jc w:val="center"/>
              <w:rPr>
                <w:rFonts w:ascii="Times New Roman" w:hAnsi="Times New Roman"/>
                <w:szCs w:val="24"/>
              </w:rPr>
            </w:pPr>
            <w:ins w:id="64" w:author="Chokka,Deepthi Tejaswani" w:date="2020-06-22T19:09:00Z">
              <w:r>
                <w:rPr>
                  <w:rFonts w:ascii="Times New Roman" w:hAnsi="Times New Roman"/>
                  <w:szCs w:val="24"/>
                </w:rPr>
                <w:t>7</w:t>
              </w:r>
            </w:ins>
          </w:p>
        </w:tc>
      </w:tr>
      <w:tr w:rsidR="00792EBD" w:rsidRPr="00655288" w:rsidTr="00E705C3">
        <w:trPr>
          <w:trPrChange w:id="65" w:author="Chokka,Deepthi Tejaswani" w:date="2020-06-29T14:24:00Z">
            <w:trPr>
              <w:gridBefore w:val="1"/>
            </w:trPr>
          </w:trPrChange>
        </w:trPr>
        <w:tc>
          <w:tcPr>
            <w:tcW w:w="7110" w:type="dxa"/>
            <w:tcPrChange w:id="66" w:author="Chokka,Deepthi Tejaswani" w:date="2020-06-29T14:24:00Z">
              <w:tcPr>
                <w:tcW w:w="7110" w:type="dxa"/>
                <w:gridSpan w:val="2"/>
              </w:tcPr>
            </w:tcPrChange>
          </w:tcPr>
          <w:p w:rsidR="00792EBD" w:rsidRPr="00655288" w:rsidRDefault="00024FB6" w:rsidP="00024FB6">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Product Perspective</w:t>
            </w:r>
          </w:p>
        </w:tc>
        <w:tc>
          <w:tcPr>
            <w:tcW w:w="2335" w:type="dxa"/>
            <w:tcPrChange w:id="67" w:author="Chokka,Deepthi Tejaswani" w:date="2020-06-29T14:24:00Z">
              <w:tcPr>
                <w:tcW w:w="2335" w:type="dxa"/>
                <w:gridSpan w:val="2"/>
              </w:tcPr>
            </w:tcPrChange>
          </w:tcPr>
          <w:p w:rsidR="00792EBD" w:rsidRPr="00655288" w:rsidRDefault="002433A1">
            <w:pPr>
              <w:spacing w:after="160" w:line="259" w:lineRule="auto"/>
              <w:jc w:val="center"/>
              <w:rPr>
                <w:rFonts w:ascii="Times New Roman" w:hAnsi="Times New Roman"/>
                <w:szCs w:val="24"/>
              </w:rPr>
            </w:pPr>
            <w:ins w:id="68" w:author="Chokka,Deepthi Tejaswani" w:date="2020-06-22T19:10:00Z">
              <w:r>
                <w:rPr>
                  <w:rFonts w:ascii="Times New Roman" w:hAnsi="Times New Roman"/>
                  <w:szCs w:val="24"/>
                </w:rPr>
                <w:t>7</w:t>
              </w:r>
            </w:ins>
          </w:p>
        </w:tc>
      </w:tr>
      <w:tr w:rsidR="00792EBD" w:rsidRPr="00655288" w:rsidTr="00E705C3">
        <w:trPr>
          <w:trPrChange w:id="69" w:author="Chokka,Deepthi Tejaswani" w:date="2020-06-29T14:24:00Z">
            <w:trPr>
              <w:gridBefore w:val="1"/>
            </w:trPr>
          </w:trPrChange>
        </w:trPr>
        <w:tc>
          <w:tcPr>
            <w:tcW w:w="7110" w:type="dxa"/>
            <w:tcPrChange w:id="70" w:author="Chokka,Deepthi Tejaswani" w:date="2020-06-29T14:24:00Z">
              <w:tcPr>
                <w:tcW w:w="7110" w:type="dxa"/>
                <w:gridSpan w:val="2"/>
              </w:tcPr>
            </w:tcPrChange>
          </w:tcPr>
          <w:p w:rsidR="00792EBD" w:rsidRPr="00655288" w:rsidRDefault="00024FB6" w:rsidP="00024FB6">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Product Functions</w:t>
            </w:r>
          </w:p>
        </w:tc>
        <w:tc>
          <w:tcPr>
            <w:tcW w:w="2335" w:type="dxa"/>
            <w:tcPrChange w:id="71" w:author="Chokka,Deepthi Tejaswani" w:date="2020-06-29T14:24:00Z">
              <w:tcPr>
                <w:tcW w:w="2335" w:type="dxa"/>
                <w:gridSpan w:val="2"/>
              </w:tcPr>
            </w:tcPrChange>
          </w:tcPr>
          <w:p w:rsidR="00792EBD" w:rsidRPr="00655288" w:rsidRDefault="002433A1" w:rsidP="00655288">
            <w:pPr>
              <w:spacing w:after="160" w:line="259" w:lineRule="auto"/>
              <w:jc w:val="center"/>
              <w:rPr>
                <w:rFonts w:ascii="Times New Roman" w:hAnsi="Times New Roman"/>
                <w:szCs w:val="24"/>
              </w:rPr>
            </w:pPr>
            <w:ins w:id="72" w:author="Chokka,Deepthi Tejaswani" w:date="2020-06-22T19:10:00Z">
              <w:r>
                <w:rPr>
                  <w:rFonts w:ascii="Times New Roman" w:hAnsi="Times New Roman"/>
                  <w:szCs w:val="24"/>
                </w:rPr>
                <w:t>7</w:t>
              </w:r>
            </w:ins>
          </w:p>
        </w:tc>
      </w:tr>
      <w:tr w:rsidR="00792EBD" w:rsidRPr="00655288" w:rsidTr="00E705C3">
        <w:trPr>
          <w:trPrChange w:id="73" w:author="Chokka,Deepthi Tejaswani" w:date="2020-06-29T14:24:00Z">
            <w:trPr>
              <w:gridBefore w:val="1"/>
            </w:trPr>
          </w:trPrChange>
        </w:trPr>
        <w:tc>
          <w:tcPr>
            <w:tcW w:w="7110" w:type="dxa"/>
            <w:tcPrChange w:id="74" w:author="Chokka,Deepthi Tejaswani" w:date="2020-06-29T14:24:00Z">
              <w:tcPr>
                <w:tcW w:w="7110" w:type="dxa"/>
                <w:gridSpan w:val="2"/>
              </w:tcPr>
            </w:tcPrChange>
          </w:tcPr>
          <w:p w:rsidR="00792EBD" w:rsidRPr="00655288" w:rsidRDefault="00024FB6" w:rsidP="00024FB6">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User Characteristics</w:t>
            </w:r>
            <w:r w:rsidRPr="00655288">
              <w:rPr>
                <w:rFonts w:ascii="Times New Roman" w:hAnsi="Times New Roman"/>
                <w:szCs w:val="24"/>
              </w:rPr>
              <w:tab/>
            </w:r>
          </w:p>
        </w:tc>
        <w:tc>
          <w:tcPr>
            <w:tcW w:w="2335" w:type="dxa"/>
            <w:tcPrChange w:id="75" w:author="Chokka,Deepthi Tejaswani" w:date="2020-06-29T14:24:00Z">
              <w:tcPr>
                <w:tcW w:w="2335" w:type="dxa"/>
                <w:gridSpan w:val="2"/>
              </w:tcPr>
            </w:tcPrChange>
          </w:tcPr>
          <w:p w:rsidR="00792EBD" w:rsidRPr="00655288" w:rsidRDefault="002433A1" w:rsidP="00655288">
            <w:pPr>
              <w:spacing w:after="160" w:line="259" w:lineRule="auto"/>
              <w:jc w:val="center"/>
              <w:rPr>
                <w:rFonts w:ascii="Times New Roman" w:hAnsi="Times New Roman"/>
                <w:szCs w:val="24"/>
              </w:rPr>
            </w:pPr>
            <w:ins w:id="76" w:author="Chokka,Deepthi Tejaswani" w:date="2020-06-22T19:10:00Z">
              <w:r>
                <w:rPr>
                  <w:rFonts w:ascii="Times New Roman" w:hAnsi="Times New Roman"/>
                  <w:szCs w:val="24"/>
                </w:rPr>
                <w:t>7</w:t>
              </w:r>
            </w:ins>
          </w:p>
        </w:tc>
      </w:tr>
      <w:tr w:rsidR="00792EBD" w:rsidRPr="00655288" w:rsidTr="00E705C3">
        <w:trPr>
          <w:trPrChange w:id="77" w:author="Chokka,Deepthi Tejaswani" w:date="2020-06-29T14:24:00Z">
            <w:trPr>
              <w:gridBefore w:val="1"/>
            </w:trPr>
          </w:trPrChange>
        </w:trPr>
        <w:tc>
          <w:tcPr>
            <w:tcW w:w="7110" w:type="dxa"/>
            <w:tcPrChange w:id="78" w:author="Chokka,Deepthi Tejaswani" w:date="2020-06-29T14:24:00Z">
              <w:tcPr>
                <w:tcW w:w="7110" w:type="dxa"/>
                <w:gridSpan w:val="2"/>
              </w:tcPr>
            </w:tcPrChange>
          </w:tcPr>
          <w:p w:rsidR="00792EBD" w:rsidRPr="00655288" w:rsidRDefault="00024FB6" w:rsidP="00024FB6">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General Constraints</w:t>
            </w:r>
          </w:p>
        </w:tc>
        <w:tc>
          <w:tcPr>
            <w:tcW w:w="2335" w:type="dxa"/>
            <w:tcPrChange w:id="79" w:author="Chokka,Deepthi Tejaswani" w:date="2020-06-29T14:24:00Z">
              <w:tcPr>
                <w:tcW w:w="2335" w:type="dxa"/>
                <w:gridSpan w:val="2"/>
              </w:tcPr>
            </w:tcPrChange>
          </w:tcPr>
          <w:p w:rsidR="00792EBD" w:rsidRPr="00655288" w:rsidRDefault="002433A1" w:rsidP="00655288">
            <w:pPr>
              <w:spacing w:after="160" w:line="259" w:lineRule="auto"/>
              <w:jc w:val="center"/>
              <w:rPr>
                <w:rFonts w:ascii="Times New Roman" w:hAnsi="Times New Roman"/>
                <w:szCs w:val="24"/>
              </w:rPr>
            </w:pPr>
            <w:ins w:id="80" w:author="Chokka,Deepthi Tejaswani" w:date="2020-06-22T19:10:00Z">
              <w:r>
                <w:rPr>
                  <w:rFonts w:ascii="Times New Roman" w:hAnsi="Times New Roman"/>
                  <w:szCs w:val="24"/>
                </w:rPr>
                <w:t>7</w:t>
              </w:r>
            </w:ins>
          </w:p>
        </w:tc>
      </w:tr>
      <w:tr w:rsidR="00792EBD" w:rsidRPr="00655288" w:rsidTr="00E705C3">
        <w:trPr>
          <w:trPrChange w:id="81" w:author="Chokka,Deepthi Tejaswani" w:date="2020-06-29T14:24:00Z">
            <w:trPr>
              <w:gridBefore w:val="1"/>
            </w:trPr>
          </w:trPrChange>
        </w:trPr>
        <w:tc>
          <w:tcPr>
            <w:tcW w:w="7110" w:type="dxa"/>
            <w:tcPrChange w:id="82" w:author="Chokka,Deepthi Tejaswani" w:date="2020-06-29T14:24:00Z">
              <w:tcPr>
                <w:tcW w:w="7110" w:type="dxa"/>
                <w:gridSpan w:val="2"/>
              </w:tcPr>
            </w:tcPrChange>
          </w:tcPr>
          <w:p w:rsidR="00792EBD" w:rsidRPr="00655288" w:rsidRDefault="00024FB6" w:rsidP="00024FB6">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Assumptions and Dependencies</w:t>
            </w:r>
            <w:r w:rsidRPr="00655288">
              <w:rPr>
                <w:rFonts w:ascii="Times New Roman" w:hAnsi="Times New Roman"/>
                <w:szCs w:val="24"/>
              </w:rPr>
              <w:tab/>
            </w:r>
          </w:p>
        </w:tc>
        <w:tc>
          <w:tcPr>
            <w:tcW w:w="2335" w:type="dxa"/>
            <w:tcPrChange w:id="83" w:author="Chokka,Deepthi Tejaswani" w:date="2020-06-29T14:24:00Z">
              <w:tcPr>
                <w:tcW w:w="2335" w:type="dxa"/>
                <w:gridSpan w:val="2"/>
              </w:tcPr>
            </w:tcPrChange>
          </w:tcPr>
          <w:p w:rsidR="00792EBD" w:rsidRPr="00655288" w:rsidRDefault="002433A1" w:rsidP="00655288">
            <w:pPr>
              <w:spacing w:after="160" w:line="259" w:lineRule="auto"/>
              <w:jc w:val="center"/>
              <w:rPr>
                <w:rFonts w:ascii="Times New Roman" w:hAnsi="Times New Roman"/>
                <w:szCs w:val="24"/>
              </w:rPr>
            </w:pPr>
            <w:ins w:id="84" w:author="Chokka,Deepthi Tejaswani" w:date="2020-06-22T19:10:00Z">
              <w:r>
                <w:rPr>
                  <w:rFonts w:ascii="Times New Roman" w:hAnsi="Times New Roman"/>
                  <w:szCs w:val="24"/>
                </w:rPr>
                <w:t>8</w:t>
              </w:r>
            </w:ins>
          </w:p>
        </w:tc>
      </w:tr>
      <w:tr w:rsidR="00792EBD" w:rsidRPr="00655288" w:rsidTr="00E705C3">
        <w:trPr>
          <w:trPrChange w:id="85" w:author="Chokka,Deepthi Tejaswani" w:date="2020-06-29T14:24:00Z">
            <w:trPr>
              <w:gridBefore w:val="1"/>
            </w:trPr>
          </w:trPrChange>
        </w:trPr>
        <w:tc>
          <w:tcPr>
            <w:tcW w:w="7110" w:type="dxa"/>
            <w:tcPrChange w:id="86" w:author="Chokka,Deepthi Tejaswani" w:date="2020-06-29T14:24:00Z">
              <w:tcPr>
                <w:tcW w:w="7110" w:type="dxa"/>
                <w:gridSpan w:val="2"/>
              </w:tcPr>
            </w:tcPrChange>
          </w:tcPr>
          <w:p w:rsidR="00792EBD" w:rsidRPr="00655288" w:rsidRDefault="00024FB6" w:rsidP="00024FB6">
            <w:pPr>
              <w:pStyle w:val="ListParagraph"/>
              <w:numPr>
                <w:ilvl w:val="0"/>
                <w:numId w:val="32"/>
              </w:numPr>
              <w:pBdr>
                <w:top w:val="nil"/>
                <w:left w:val="nil"/>
                <w:bottom w:val="nil"/>
                <w:right w:val="nil"/>
                <w:between w:val="nil"/>
                <w:bar w:val="nil"/>
              </w:pBdr>
              <w:spacing w:after="160" w:line="259" w:lineRule="auto"/>
              <w:rPr>
                <w:rFonts w:ascii="Times New Roman" w:eastAsia="Times New Roman" w:hAnsi="Times New Roman"/>
                <w:szCs w:val="24"/>
              </w:rPr>
            </w:pPr>
            <w:r w:rsidRPr="00655288">
              <w:rPr>
                <w:rFonts w:ascii="Times New Roman" w:hAnsi="Times New Roman"/>
                <w:szCs w:val="24"/>
              </w:rPr>
              <w:t>Specific Requirements</w:t>
            </w:r>
          </w:p>
        </w:tc>
        <w:tc>
          <w:tcPr>
            <w:tcW w:w="2335" w:type="dxa"/>
            <w:tcPrChange w:id="87" w:author="Chokka,Deepthi Tejaswani" w:date="2020-06-29T14:24:00Z">
              <w:tcPr>
                <w:tcW w:w="2335" w:type="dxa"/>
                <w:gridSpan w:val="2"/>
              </w:tcPr>
            </w:tcPrChange>
          </w:tcPr>
          <w:p w:rsidR="00792EBD" w:rsidRPr="00655288" w:rsidRDefault="002433A1" w:rsidP="00655288">
            <w:pPr>
              <w:spacing w:after="160" w:line="259" w:lineRule="auto"/>
              <w:jc w:val="center"/>
              <w:rPr>
                <w:rFonts w:ascii="Times New Roman" w:hAnsi="Times New Roman"/>
                <w:szCs w:val="24"/>
              </w:rPr>
            </w:pPr>
            <w:ins w:id="88" w:author="Chokka,Deepthi Tejaswani" w:date="2020-06-22T19:10:00Z">
              <w:r>
                <w:rPr>
                  <w:rFonts w:ascii="Times New Roman" w:hAnsi="Times New Roman"/>
                  <w:szCs w:val="24"/>
                </w:rPr>
                <w:t>9</w:t>
              </w:r>
            </w:ins>
          </w:p>
        </w:tc>
      </w:tr>
      <w:tr w:rsidR="00792EBD" w:rsidRPr="00655288" w:rsidTr="00E705C3">
        <w:trPr>
          <w:trPrChange w:id="89" w:author="Chokka,Deepthi Tejaswani" w:date="2020-06-29T14:24:00Z">
            <w:trPr>
              <w:gridBefore w:val="1"/>
            </w:trPr>
          </w:trPrChange>
        </w:trPr>
        <w:tc>
          <w:tcPr>
            <w:tcW w:w="7110" w:type="dxa"/>
            <w:tcPrChange w:id="90" w:author="Chokka,Deepthi Tejaswani" w:date="2020-06-29T14:24:00Z">
              <w:tcPr>
                <w:tcW w:w="7110" w:type="dxa"/>
                <w:gridSpan w:val="2"/>
              </w:tcPr>
            </w:tcPrChange>
          </w:tcPr>
          <w:p w:rsidR="00792EBD" w:rsidRPr="00655288" w:rsidRDefault="00024FB6" w:rsidP="00024FB6">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External Interface Requirements</w:t>
            </w:r>
          </w:p>
        </w:tc>
        <w:tc>
          <w:tcPr>
            <w:tcW w:w="2335" w:type="dxa"/>
            <w:tcPrChange w:id="91" w:author="Chokka,Deepthi Tejaswani" w:date="2020-06-29T14:24:00Z">
              <w:tcPr>
                <w:tcW w:w="2335" w:type="dxa"/>
                <w:gridSpan w:val="2"/>
              </w:tcPr>
            </w:tcPrChange>
          </w:tcPr>
          <w:p w:rsidR="00792EBD" w:rsidRPr="00655288" w:rsidRDefault="002433A1" w:rsidP="00655288">
            <w:pPr>
              <w:spacing w:after="160" w:line="259" w:lineRule="auto"/>
              <w:jc w:val="center"/>
              <w:rPr>
                <w:rFonts w:ascii="Times New Roman" w:hAnsi="Times New Roman"/>
                <w:szCs w:val="24"/>
              </w:rPr>
            </w:pPr>
            <w:ins w:id="92" w:author="Chokka,Deepthi Tejaswani" w:date="2020-06-22T19:10:00Z">
              <w:r>
                <w:rPr>
                  <w:rFonts w:ascii="Times New Roman" w:hAnsi="Times New Roman"/>
                  <w:szCs w:val="24"/>
                </w:rPr>
                <w:t>9</w:t>
              </w:r>
            </w:ins>
          </w:p>
        </w:tc>
      </w:tr>
      <w:tr w:rsidR="00792EBD" w:rsidRPr="00655288" w:rsidTr="00E705C3">
        <w:trPr>
          <w:trPrChange w:id="93" w:author="Chokka,Deepthi Tejaswani" w:date="2020-06-29T14:24:00Z">
            <w:trPr>
              <w:gridBefore w:val="1"/>
            </w:trPr>
          </w:trPrChange>
        </w:trPr>
        <w:tc>
          <w:tcPr>
            <w:tcW w:w="7110" w:type="dxa"/>
            <w:tcPrChange w:id="94" w:author="Chokka,Deepthi Tejaswani" w:date="2020-06-29T14:24:00Z">
              <w:tcPr>
                <w:tcW w:w="7110" w:type="dxa"/>
                <w:gridSpan w:val="2"/>
              </w:tcPr>
            </w:tcPrChange>
          </w:tcPr>
          <w:p w:rsidR="00792EBD" w:rsidRPr="00655288" w:rsidRDefault="00024FB6" w:rsidP="00024FB6">
            <w:pPr>
              <w:pStyle w:val="ListParagraph"/>
              <w:numPr>
                <w:ilvl w:val="2"/>
                <w:numId w:val="32"/>
              </w:numPr>
              <w:spacing w:after="160" w:line="259" w:lineRule="auto"/>
              <w:rPr>
                <w:rFonts w:ascii="Times New Roman" w:hAnsi="Times New Roman"/>
                <w:szCs w:val="24"/>
              </w:rPr>
            </w:pPr>
            <w:r w:rsidRPr="00655288">
              <w:rPr>
                <w:rFonts w:ascii="Times New Roman" w:hAnsi="Times New Roman"/>
                <w:szCs w:val="24"/>
              </w:rPr>
              <w:t>User Interfaces</w:t>
            </w:r>
            <w:r w:rsidRPr="00655288">
              <w:rPr>
                <w:rFonts w:ascii="Times New Roman" w:hAnsi="Times New Roman"/>
                <w:szCs w:val="24"/>
              </w:rPr>
              <w:tab/>
            </w:r>
          </w:p>
        </w:tc>
        <w:tc>
          <w:tcPr>
            <w:tcW w:w="2335" w:type="dxa"/>
            <w:tcPrChange w:id="95" w:author="Chokka,Deepthi Tejaswani" w:date="2020-06-29T14:24:00Z">
              <w:tcPr>
                <w:tcW w:w="2335" w:type="dxa"/>
                <w:gridSpan w:val="2"/>
              </w:tcPr>
            </w:tcPrChange>
          </w:tcPr>
          <w:p w:rsidR="00792EBD" w:rsidRPr="00655288" w:rsidRDefault="002433A1" w:rsidP="00655288">
            <w:pPr>
              <w:spacing w:after="160" w:line="259" w:lineRule="auto"/>
              <w:jc w:val="center"/>
              <w:rPr>
                <w:rFonts w:ascii="Times New Roman" w:hAnsi="Times New Roman"/>
                <w:szCs w:val="24"/>
              </w:rPr>
            </w:pPr>
            <w:ins w:id="96" w:author="Chokka,Deepthi Tejaswani" w:date="2020-06-22T19:10:00Z">
              <w:r>
                <w:rPr>
                  <w:rFonts w:ascii="Times New Roman" w:hAnsi="Times New Roman"/>
                  <w:szCs w:val="24"/>
                </w:rPr>
                <w:t>9</w:t>
              </w:r>
            </w:ins>
          </w:p>
        </w:tc>
      </w:tr>
      <w:tr w:rsidR="00792EBD" w:rsidRPr="00655288" w:rsidTr="00E705C3">
        <w:trPr>
          <w:trPrChange w:id="97" w:author="Chokka,Deepthi Tejaswani" w:date="2020-06-29T14:24:00Z">
            <w:trPr>
              <w:gridBefore w:val="1"/>
            </w:trPr>
          </w:trPrChange>
        </w:trPr>
        <w:tc>
          <w:tcPr>
            <w:tcW w:w="7110" w:type="dxa"/>
            <w:tcPrChange w:id="98" w:author="Chokka,Deepthi Tejaswani" w:date="2020-06-29T14:24:00Z">
              <w:tcPr>
                <w:tcW w:w="7110" w:type="dxa"/>
                <w:gridSpan w:val="2"/>
              </w:tcPr>
            </w:tcPrChange>
          </w:tcPr>
          <w:p w:rsidR="00792EBD" w:rsidRPr="00655288" w:rsidRDefault="00024FB6" w:rsidP="00024FB6">
            <w:pPr>
              <w:pStyle w:val="ListParagraph"/>
              <w:numPr>
                <w:ilvl w:val="2"/>
                <w:numId w:val="32"/>
              </w:numPr>
              <w:spacing w:after="160" w:line="259" w:lineRule="auto"/>
              <w:rPr>
                <w:rFonts w:ascii="Times New Roman" w:hAnsi="Times New Roman"/>
                <w:szCs w:val="24"/>
              </w:rPr>
            </w:pPr>
            <w:r w:rsidRPr="00655288">
              <w:rPr>
                <w:rFonts w:ascii="Times New Roman" w:hAnsi="Times New Roman"/>
                <w:szCs w:val="24"/>
              </w:rPr>
              <w:t>Hardware Interfaces</w:t>
            </w:r>
          </w:p>
        </w:tc>
        <w:tc>
          <w:tcPr>
            <w:tcW w:w="2335" w:type="dxa"/>
            <w:tcPrChange w:id="99" w:author="Chokka,Deepthi Tejaswani" w:date="2020-06-29T14:24:00Z">
              <w:tcPr>
                <w:tcW w:w="2335" w:type="dxa"/>
                <w:gridSpan w:val="2"/>
              </w:tcPr>
            </w:tcPrChange>
          </w:tcPr>
          <w:p w:rsidR="00792EBD" w:rsidRPr="00655288" w:rsidRDefault="002433A1" w:rsidP="00655288">
            <w:pPr>
              <w:spacing w:after="160" w:line="259" w:lineRule="auto"/>
              <w:jc w:val="center"/>
              <w:rPr>
                <w:rFonts w:ascii="Times New Roman" w:hAnsi="Times New Roman"/>
                <w:szCs w:val="24"/>
              </w:rPr>
            </w:pPr>
            <w:ins w:id="100" w:author="Chokka,Deepthi Tejaswani" w:date="2020-06-22T19:10:00Z">
              <w:r>
                <w:rPr>
                  <w:rFonts w:ascii="Times New Roman" w:hAnsi="Times New Roman"/>
                  <w:szCs w:val="24"/>
                </w:rPr>
                <w:t>9</w:t>
              </w:r>
            </w:ins>
          </w:p>
        </w:tc>
      </w:tr>
      <w:tr w:rsidR="00024FB6" w:rsidRPr="00655288" w:rsidTr="00E705C3">
        <w:trPr>
          <w:trPrChange w:id="101" w:author="Chokka,Deepthi Tejaswani" w:date="2020-06-29T14:24:00Z">
            <w:trPr>
              <w:gridBefore w:val="1"/>
            </w:trPr>
          </w:trPrChange>
        </w:trPr>
        <w:tc>
          <w:tcPr>
            <w:tcW w:w="7110" w:type="dxa"/>
            <w:tcPrChange w:id="102" w:author="Chokka,Deepthi Tejaswani" w:date="2020-06-29T14:24:00Z">
              <w:tcPr>
                <w:tcW w:w="7110" w:type="dxa"/>
                <w:gridSpan w:val="2"/>
              </w:tcPr>
            </w:tcPrChange>
          </w:tcPr>
          <w:p w:rsidR="00024FB6" w:rsidRPr="00655288" w:rsidRDefault="00024FB6" w:rsidP="00024FB6">
            <w:pPr>
              <w:pStyle w:val="ListParagraph"/>
              <w:numPr>
                <w:ilvl w:val="2"/>
                <w:numId w:val="32"/>
              </w:numPr>
              <w:spacing w:after="160" w:line="259" w:lineRule="auto"/>
              <w:rPr>
                <w:rFonts w:ascii="Times New Roman" w:hAnsi="Times New Roman"/>
                <w:szCs w:val="24"/>
              </w:rPr>
            </w:pPr>
            <w:r w:rsidRPr="00655288">
              <w:rPr>
                <w:rFonts w:ascii="Times New Roman" w:hAnsi="Times New Roman"/>
                <w:szCs w:val="24"/>
              </w:rPr>
              <w:t>Software Interfaces</w:t>
            </w:r>
          </w:p>
        </w:tc>
        <w:tc>
          <w:tcPr>
            <w:tcW w:w="2335" w:type="dxa"/>
            <w:tcPrChange w:id="103" w:author="Chokka,Deepthi Tejaswani" w:date="2020-06-29T14:24:00Z">
              <w:tcPr>
                <w:tcW w:w="2335" w:type="dxa"/>
                <w:gridSpan w:val="2"/>
              </w:tcPr>
            </w:tcPrChange>
          </w:tcPr>
          <w:p w:rsidR="00024FB6" w:rsidRPr="00655288" w:rsidRDefault="00B62A61" w:rsidP="00655288">
            <w:pPr>
              <w:spacing w:after="160" w:line="259" w:lineRule="auto"/>
              <w:jc w:val="center"/>
              <w:rPr>
                <w:rFonts w:ascii="Times New Roman" w:hAnsi="Times New Roman"/>
                <w:szCs w:val="24"/>
              </w:rPr>
            </w:pPr>
            <w:ins w:id="104" w:author="Chokka,Deepthi Tejaswani" w:date="2020-06-22T19:10:00Z">
              <w:r>
                <w:rPr>
                  <w:rFonts w:ascii="Times New Roman" w:hAnsi="Times New Roman"/>
                  <w:szCs w:val="24"/>
                </w:rPr>
                <w:t>9</w:t>
              </w:r>
            </w:ins>
          </w:p>
        </w:tc>
      </w:tr>
      <w:tr w:rsidR="00024FB6" w:rsidRPr="00655288" w:rsidTr="00E705C3">
        <w:trPr>
          <w:trPrChange w:id="105" w:author="Chokka,Deepthi Tejaswani" w:date="2020-06-29T14:24:00Z">
            <w:trPr>
              <w:gridBefore w:val="1"/>
            </w:trPr>
          </w:trPrChange>
        </w:trPr>
        <w:tc>
          <w:tcPr>
            <w:tcW w:w="7110" w:type="dxa"/>
            <w:tcPrChange w:id="106" w:author="Chokka,Deepthi Tejaswani" w:date="2020-06-29T14:24:00Z">
              <w:tcPr>
                <w:tcW w:w="7110" w:type="dxa"/>
                <w:gridSpan w:val="2"/>
              </w:tcPr>
            </w:tcPrChange>
          </w:tcPr>
          <w:p w:rsidR="00024FB6" w:rsidRPr="00655288" w:rsidRDefault="00024FB6" w:rsidP="00024FB6">
            <w:pPr>
              <w:pStyle w:val="ListParagraph"/>
              <w:numPr>
                <w:ilvl w:val="2"/>
                <w:numId w:val="32"/>
              </w:numPr>
              <w:spacing w:after="160" w:line="259" w:lineRule="auto"/>
              <w:rPr>
                <w:rFonts w:ascii="Times New Roman" w:hAnsi="Times New Roman"/>
                <w:szCs w:val="24"/>
              </w:rPr>
            </w:pPr>
            <w:r w:rsidRPr="00655288">
              <w:rPr>
                <w:rFonts w:ascii="Times New Roman" w:hAnsi="Times New Roman"/>
                <w:szCs w:val="24"/>
              </w:rPr>
              <w:t>Communications Interface</w:t>
            </w:r>
          </w:p>
        </w:tc>
        <w:tc>
          <w:tcPr>
            <w:tcW w:w="2335" w:type="dxa"/>
            <w:tcPrChange w:id="107" w:author="Chokka,Deepthi Tejaswani" w:date="2020-06-29T14:24:00Z">
              <w:tcPr>
                <w:tcW w:w="2335" w:type="dxa"/>
                <w:gridSpan w:val="2"/>
              </w:tcPr>
            </w:tcPrChange>
          </w:tcPr>
          <w:p w:rsidR="00024FB6" w:rsidRPr="00655288" w:rsidRDefault="002433A1" w:rsidP="00655288">
            <w:pPr>
              <w:spacing w:after="160" w:line="259" w:lineRule="auto"/>
              <w:jc w:val="center"/>
              <w:rPr>
                <w:rFonts w:ascii="Times New Roman" w:hAnsi="Times New Roman"/>
                <w:szCs w:val="24"/>
              </w:rPr>
            </w:pPr>
            <w:ins w:id="108" w:author="Chokka,Deepthi Tejaswani" w:date="2020-06-22T19:10:00Z">
              <w:r>
                <w:rPr>
                  <w:rFonts w:ascii="Times New Roman" w:hAnsi="Times New Roman"/>
                  <w:szCs w:val="24"/>
                </w:rPr>
                <w:t>10</w:t>
              </w:r>
            </w:ins>
          </w:p>
        </w:tc>
      </w:tr>
      <w:tr w:rsidR="00024FB6" w:rsidRPr="00655288" w:rsidTr="00E705C3">
        <w:trPr>
          <w:trPrChange w:id="109" w:author="Chokka,Deepthi Tejaswani" w:date="2020-06-29T14:24:00Z">
            <w:trPr>
              <w:gridBefore w:val="1"/>
            </w:trPr>
          </w:trPrChange>
        </w:trPr>
        <w:tc>
          <w:tcPr>
            <w:tcW w:w="7110" w:type="dxa"/>
            <w:tcPrChange w:id="110" w:author="Chokka,Deepthi Tejaswani" w:date="2020-06-29T14:24:00Z">
              <w:tcPr>
                <w:tcW w:w="7110" w:type="dxa"/>
                <w:gridSpan w:val="2"/>
              </w:tcPr>
            </w:tcPrChange>
          </w:tcPr>
          <w:p w:rsidR="00024FB6" w:rsidRPr="00655288" w:rsidRDefault="00024FB6" w:rsidP="00024FB6">
            <w:pPr>
              <w:numPr>
                <w:ilvl w:val="1"/>
                <w:numId w:val="32"/>
              </w:numPr>
              <w:pBdr>
                <w:top w:val="nil"/>
                <w:left w:val="nil"/>
                <w:bottom w:val="nil"/>
                <w:right w:val="nil"/>
                <w:between w:val="nil"/>
                <w:bar w:val="nil"/>
              </w:pBdr>
              <w:spacing w:after="160" w:line="259" w:lineRule="auto"/>
              <w:rPr>
                <w:rFonts w:ascii="Times New Roman" w:eastAsia="Times New Roman" w:hAnsi="Times New Roman"/>
                <w:szCs w:val="24"/>
              </w:rPr>
            </w:pPr>
            <w:r w:rsidRPr="00655288">
              <w:rPr>
                <w:rFonts w:ascii="Times New Roman" w:hAnsi="Times New Roman"/>
                <w:szCs w:val="24"/>
              </w:rPr>
              <w:t>Functional Requirements</w:t>
            </w:r>
          </w:p>
        </w:tc>
        <w:tc>
          <w:tcPr>
            <w:tcW w:w="2335" w:type="dxa"/>
            <w:tcPrChange w:id="111" w:author="Chokka,Deepthi Tejaswani" w:date="2020-06-29T14:24:00Z">
              <w:tcPr>
                <w:tcW w:w="2335" w:type="dxa"/>
                <w:gridSpan w:val="2"/>
              </w:tcPr>
            </w:tcPrChange>
          </w:tcPr>
          <w:p w:rsidR="00024FB6" w:rsidRPr="00655288" w:rsidRDefault="002433A1" w:rsidP="00655288">
            <w:pPr>
              <w:spacing w:after="160" w:line="259" w:lineRule="auto"/>
              <w:jc w:val="center"/>
              <w:rPr>
                <w:rFonts w:ascii="Times New Roman" w:hAnsi="Times New Roman"/>
                <w:szCs w:val="24"/>
              </w:rPr>
            </w:pPr>
            <w:ins w:id="112" w:author="Chokka,Deepthi Tejaswani" w:date="2020-06-22T19:11:00Z">
              <w:r>
                <w:rPr>
                  <w:rFonts w:ascii="Times New Roman" w:hAnsi="Times New Roman"/>
                  <w:szCs w:val="24"/>
                </w:rPr>
                <w:t>10</w:t>
              </w:r>
            </w:ins>
          </w:p>
        </w:tc>
      </w:tr>
      <w:tr w:rsidR="00024FB6" w:rsidRPr="00655288" w:rsidTr="00E705C3">
        <w:trPr>
          <w:trPrChange w:id="113" w:author="Chokka,Deepthi Tejaswani" w:date="2020-06-29T14:24:00Z">
            <w:trPr>
              <w:gridBefore w:val="1"/>
            </w:trPr>
          </w:trPrChange>
        </w:trPr>
        <w:tc>
          <w:tcPr>
            <w:tcW w:w="7110" w:type="dxa"/>
            <w:tcPrChange w:id="114" w:author="Chokka,Deepthi Tejaswani" w:date="2020-06-29T14:24:00Z">
              <w:tcPr>
                <w:tcW w:w="7110" w:type="dxa"/>
                <w:gridSpan w:val="2"/>
              </w:tcPr>
            </w:tcPrChange>
          </w:tcPr>
          <w:p w:rsidR="00024FB6" w:rsidRPr="00655288" w:rsidRDefault="00024FB6" w:rsidP="00024FB6">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Use Cases</w:t>
            </w:r>
          </w:p>
        </w:tc>
        <w:tc>
          <w:tcPr>
            <w:tcW w:w="2335" w:type="dxa"/>
            <w:tcPrChange w:id="115" w:author="Chokka,Deepthi Tejaswani" w:date="2020-06-29T14:24:00Z">
              <w:tcPr>
                <w:tcW w:w="2335" w:type="dxa"/>
                <w:gridSpan w:val="2"/>
              </w:tcPr>
            </w:tcPrChange>
          </w:tcPr>
          <w:p w:rsidR="00024FB6" w:rsidRPr="00655288" w:rsidRDefault="002433A1" w:rsidP="00655288">
            <w:pPr>
              <w:spacing w:after="160" w:line="259" w:lineRule="auto"/>
              <w:jc w:val="center"/>
              <w:rPr>
                <w:rFonts w:ascii="Times New Roman" w:hAnsi="Times New Roman"/>
                <w:szCs w:val="24"/>
              </w:rPr>
            </w:pPr>
            <w:ins w:id="116" w:author="Chokka,Deepthi Tejaswani" w:date="2020-06-22T19:11:00Z">
              <w:r>
                <w:rPr>
                  <w:rFonts w:ascii="Times New Roman" w:hAnsi="Times New Roman"/>
                  <w:szCs w:val="24"/>
                </w:rPr>
                <w:t>13</w:t>
              </w:r>
            </w:ins>
          </w:p>
        </w:tc>
      </w:tr>
      <w:tr w:rsidR="00024FB6" w:rsidRPr="00655288" w:rsidTr="00E705C3">
        <w:trPr>
          <w:trPrChange w:id="117" w:author="Chokka,Deepthi Tejaswani" w:date="2020-06-29T14:24:00Z">
            <w:trPr>
              <w:gridBefore w:val="1"/>
            </w:trPr>
          </w:trPrChange>
        </w:trPr>
        <w:tc>
          <w:tcPr>
            <w:tcW w:w="7110" w:type="dxa"/>
            <w:tcPrChange w:id="118" w:author="Chokka,Deepthi Tejaswani" w:date="2020-06-29T14:24:00Z">
              <w:tcPr>
                <w:tcW w:w="7110" w:type="dxa"/>
                <w:gridSpan w:val="2"/>
              </w:tcPr>
            </w:tcPrChange>
          </w:tcPr>
          <w:p w:rsidR="00024FB6" w:rsidRPr="00655288" w:rsidRDefault="00024FB6" w:rsidP="00024FB6">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Class/Objects</w:t>
            </w:r>
          </w:p>
        </w:tc>
        <w:tc>
          <w:tcPr>
            <w:tcW w:w="2335" w:type="dxa"/>
            <w:tcPrChange w:id="119" w:author="Chokka,Deepthi Tejaswani" w:date="2020-06-29T14:24:00Z">
              <w:tcPr>
                <w:tcW w:w="2335" w:type="dxa"/>
                <w:gridSpan w:val="2"/>
              </w:tcPr>
            </w:tcPrChange>
          </w:tcPr>
          <w:p w:rsidR="00024FB6" w:rsidRPr="00655288" w:rsidRDefault="00024FB6" w:rsidP="00655288">
            <w:pPr>
              <w:spacing w:after="160" w:line="259" w:lineRule="auto"/>
              <w:jc w:val="center"/>
              <w:rPr>
                <w:rFonts w:ascii="Times New Roman" w:hAnsi="Times New Roman"/>
                <w:szCs w:val="24"/>
              </w:rPr>
            </w:pPr>
          </w:p>
        </w:tc>
      </w:tr>
      <w:tr w:rsidR="00024FB6" w:rsidRPr="00655288" w:rsidTr="00E705C3">
        <w:trPr>
          <w:trPrChange w:id="120" w:author="Chokka,Deepthi Tejaswani" w:date="2020-06-29T14:24:00Z">
            <w:trPr>
              <w:gridBefore w:val="1"/>
            </w:trPr>
          </w:trPrChange>
        </w:trPr>
        <w:tc>
          <w:tcPr>
            <w:tcW w:w="7110" w:type="dxa"/>
            <w:tcPrChange w:id="121" w:author="Chokka,Deepthi Tejaswani" w:date="2020-06-29T14:24:00Z">
              <w:tcPr>
                <w:tcW w:w="7110" w:type="dxa"/>
                <w:gridSpan w:val="2"/>
              </w:tcPr>
            </w:tcPrChange>
          </w:tcPr>
          <w:p w:rsidR="00024FB6" w:rsidRPr="00655288" w:rsidRDefault="00024FB6" w:rsidP="00024FB6">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Non-Functional Requirements</w:t>
            </w:r>
          </w:p>
        </w:tc>
        <w:tc>
          <w:tcPr>
            <w:tcW w:w="2335" w:type="dxa"/>
            <w:tcPrChange w:id="122" w:author="Chokka,Deepthi Tejaswani" w:date="2020-06-29T14:24:00Z">
              <w:tcPr>
                <w:tcW w:w="2335" w:type="dxa"/>
                <w:gridSpan w:val="2"/>
              </w:tcPr>
            </w:tcPrChange>
          </w:tcPr>
          <w:p w:rsidR="00024FB6" w:rsidRPr="00655288" w:rsidRDefault="002433A1" w:rsidP="00655288">
            <w:pPr>
              <w:spacing w:after="160" w:line="259" w:lineRule="auto"/>
              <w:jc w:val="center"/>
              <w:rPr>
                <w:rFonts w:ascii="Times New Roman" w:hAnsi="Times New Roman"/>
                <w:szCs w:val="24"/>
              </w:rPr>
            </w:pPr>
            <w:ins w:id="123" w:author="Chokka,Deepthi Tejaswani" w:date="2020-06-22T19:12:00Z">
              <w:r>
                <w:rPr>
                  <w:rFonts w:ascii="Times New Roman" w:hAnsi="Times New Roman"/>
                  <w:szCs w:val="24"/>
                </w:rPr>
                <w:t>14</w:t>
              </w:r>
            </w:ins>
          </w:p>
        </w:tc>
      </w:tr>
      <w:tr w:rsidR="00024FB6" w:rsidRPr="00655288" w:rsidTr="00E705C3">
        <w:trPr>
          <w:trPrChange w:id="124" w:author="Chokka,Deepthi Tejaswani" w:date="2020-06-29T14:24:00Z">
            <w:trPr>
              <w:gridBefore w:val="1"/>
            </w:trPr>
          </w:trPrChange>
        </w:trPr>
        <w:tc>
          <w:tcPr>
            <w:tcW w:w="7110" w:type="dxa"/>
            <w:tcPrChange w:id="125" w:author="Chokka,Deepthi Tejaswani" w:date="2020-06-29T14:24:00Z">
              <w:tcPr>
                <w:tcW w:w="7110" w:type="dxa"/>
                <w:gridSpan w:val="2"/>
              </w:tcPr>
            </w:tcPrChange>
          </w:tcPr>
          <w:p w:rsidR="00024FB6" w:rsidRPr="00655288" w:rsidRDefault="00024FB6" w:rsidP="00024FB6">
            <w:pPr>
              <w:pStyle w:val="ListParagraph"/>
              <w:numPr>
                <w:ilvl w:val="2"/>
                <w:numId w:val="32"/>
              </w:numPr>
              <w:spacing w:after="160" w:line="259" w:lineRule="auto"/>
              <w:rPr>
                <w:rFonts w:ascii="Times New Roman" w:hAnsi="Times New Roman"/>
                <w:szCs w:val="24"/>
              </w:rPr>
            </w:pPr>
            <w:r w:rsidRPr="00655288">
              <w:rPr>
                <w:rFonts w:ascii="Times New Roman" w:hAnsi="Times New Roman"/>
                <w:szCs w:val="24"/>
              </w:rPr>
              <w:t>Performance</w:t>
            </w:r>
          </w:p>
        </w:tc>
        <w:tc>
          <w:tcPr>
            <w:tcW w:w="2335" w:type="dxa"/>
            <w:tcPrChange w:id="126" w:author="Chokka,Deepthi Tejaswani" w:date="2020-06-29T14:24:00Z">
              <w:tcPr>
                <w:tcW w:w="2335" w:type="dxa"/>
                <w:gridSpan w:val="2"/>
              </w:tcPr>
            </w:tcPrChange>
          </w:tcPr>
          <w:p w:rsidR="00024FB6" w:rsidRPr="00655288" w:rsidRDefault="002433A1" w:rsidP="00655288">
            <w:pPr>
              <w:spacing w:after="160" w:line="259" w:lineRule="auto"/>
              <w:jc w:val="center"/>
              <w:rPr>
                <w:rFonts w:ascii="Times New Roman" w:hAnsi="Times New Roman"/>
                <w:szCs w:val="24"/>
              </w:rPr>
            </w:pPr>
            <w:ins w:id="127" w:author="Chokka,Deepthi Tejaswani" w:date="2020-06-22T19:12:00Z">
              <w:r>
                <w:rPr>
                  <w:rFonts w:ascii="Times New Roman" w:hAnsi="Times New Roman"/>
                  <w:szCs w:val="24"/>
                </w:rPr>
                <w:t>14</w:t>
              </w:r>
            </w:ins>
          </w:p>
        </w:tc>
      </w:tr>
      <w:tr w:rsidR="00024FB6" w:rsidRPr="00655288" w:rsidTr="00E705C3">
        <w:trPr>
          <w:trPrChange w:id="128" w:author="Chokka,Deepthi Tejaswani" w:date="2020-06-29T14:24:00Z">
            <w:trPr>
              <w:gridBefore w:val="1"/>
            </w:trPr>
          </w:trPrChange>
        </w:trPr>
        <w:tc>
          <w:tcPr>
            <w:tcW w:w="7110" w:type="dxa"/>
            <w:tcPrChange w:id="129" w:author="Chokka,Deepthi Tejaswani" w:date="2020-06-29T14:24:00Z">
              <w:tcPr>
                <w:tcW w:w="7110" w:type="dxa"/>
                <w:gridSpan w:val="2"/>
              </w:tcPr>
            </w:tcPrChange>
          </w:tcPr>
          <w:p w:rsidR="00024FB6" w:rsidRPr="00655288" w:rsidRDefault="00024FB6" w:rsidP="00024FB6">
            <w:pPr>
              <w:pStyle w:val="ListParagraph"/>
              <w:numPr>
                <w:ilvl w:val="2"/>
                <w:numId w:val="32"/>
              </w:numPr>
              <w:spacing w:after="160" w:line="259" w:lineRule="auto"/>
              <w:rPr>
                <w:rFonts w:ascii="Times New Roman" w:hAnsi="Times New Roman"/>
                <w:szCs w:val="24"/>
              </w:rPr>
            </w:pPr>
            <w:r w:rsidRPr="00655288">
              <w:rPr>
                <w:rFonts w:ascii="Times New Roman" w:hAnsi="Times New Roman"/>
                <w:szCs w:val="24"/>
              </w:rPr>
              <w:t>Reliability</w:t>
            </w:r>
          </w:p>
        </w:tc>
        <w:tc>
          <w:tcPr>
            <w:tcW w:w="2335" w:type="dxa"/>
            <w:tcPrChange w:id="130" w:author="Chokka,Deepthi Tejaswani" w:date="2020-06-29T14:24:00Z">
              <w:tcPr>
                <w:tcW w:w="2335" w:type="dxa"/>
                <w:gridSpan w:val="2"/>
              </w:tcPr>
            </w:tcPrChange>
          </w:tcPr>
          <w:p w:rsidR="00024FB6" w:rsidRPr="00655288" w:rsidRDefault="002433A1" w:rsidP="00655288">
            <w:pPr>
              <w:spacing w:after="160" w:line="259" w:lineRule="auto"/>
              <w:jc w:val="center"/>
              <w:rPr>
                <w:rFonts w:ascii="Times New Roman" w:hAnsi="Times New Roman"/>
                <w:szCs w:val="24"/>
              </w:rPr>
            </w:pPr>
            <w:ins w:id="131" w:author="Chokka,Deepthi Tejaswani" w:date="2020-06-22T19:12:00Z">
              <w:r>
                <w:rPr>
                  <w:rFonts w:ascii="Times New Roman" w:hAnsi="Times New Roman"/>
                  <w:szCs w:val="24"/>
                </w:rPr>
                <w:t>14</w:t>
              </w:r>
            </w:ins>
          </w:p>
        </w:tc>
      </w:tr>
      <w:tr w:rsidR="00024FB6" w:rsidRPr="00655288" w:rsidTr="00E705C3">
        <w:trPr>
          <w:trPrChange w:id="132" w:author="Chokka,Deepthi Tejaswani" w:date="2020-06-29T14:24:00Z">
            <w:trPr>
              <w:gridBefore w:val="1"/>
            </w:trPr>
          </w:trPrChange>
        </w:trPr>
        <w:tc>
          <w:tcPr>
            <w:tcW w:w="7110" w:type="dxa"/>
            <w:tcPrChange w:id="133" w:author="Chokka,Deepthi Tejaswani" w:date="2020-06-29T14:24:00Z">
              <w:tcPr>
                <w:tcW w:w="7110" w:type="dxa"/>
                <w:gridSpan w:val="2"/>
              </w:tcPr>
            </w:tcPrChange>
          </w:tcPr>
          <w:p w:rsidR="00024FB6" w:rsidRPr="00655288" w:rsidRDefault="00024FB6" w:rsidP="00024FB6">
            <w:pPr>
              <w:pStyle w:val="ListParagraph"/>
              <w:numPr>
                <w:ilvl w:val="2"/>
                <w:numId w:val="32"/>
              </w:numPr>
              <w:spacing w:after="160" w:line="259" w:lineRule="auto"/>
              <w:rPr>
                <w:rFonts w:ascii="Times New Roman" w:hAnsi="Times New Roman"/>
                <w:szCs w:val="24"/>
              </w:rPr>
            </w:pPr>
            <w:r w:rsidRPr="00655288">
              <w:rPr>
                <w:rFonts w:ascii="Times New Roman" w:hAnsi="Times New Roman"/>
                <w:szCs w:val="24"/>
              </w:rPr>
              <w:t>Availability</w:t>
            </w:r>
            <w:r w:rsidRPr="00655288">
              <w:rPr>
                <w:rFonts w:ascii="Times New Roman" w:hAnsi="Times New Roman"/>
                <w:szCs w:val="24"/>
              </w:rPr>
              <w:tab/>
            </w:r>
          </w:p>
        </w:tc>
        <w:tc>
          <w:tcPr>
            <w:tcW w:w="2335" w:type="dxa"/>
            <w:tcPrChange w:id="134" w:author="Chokka,Deepthi Tejaswani" w:date="2020-06-29T14:24:00Z">
              <w:tcPr>
                <w:tcW w:w="2335" w:type="dxa"/>
                <w:gridSpan w:val="2"/>
              </w:tcPr>
            </w:tcPrChange>
          </w:tcPr>
          <w:p w:rsidR="00024FB6" w:rsidRPr="00655288" w:rsidRDefault="002433A1" w:rsidP="00655288">
            <w:pPr>
              <w:spacing w:after="160" w:line="259" w:lineRule="auto"/>
              <w:jc w:val="center"/>
              <w:rPr>
                <w:rFonts w:ascii="Times New Roman" w:hAnsi="Times New Roman"/>
                <w:szCs w:val="24"/>
              </w:rPr>
            </w:pPr>
            <w:ins w:id="135" w:author="Chokka,Deepthi Tejaswani" w:date="2020-06-22T19:12:00Z">
              <w:r>
                <w:rPr>
                  <w:rFonts w:ascii="Times New Roman" w:hAnsi="Times New Roman"/>
                  <w:szCs w:val="24"/>
                </w:rPr>
                <w:t>14</w:t>
              </w:r>
            </w:ins>
          </w:p>
        </w:tc>
      </w:tr>
      <w:tr w:rsidR="00024FB6" w:rsidRPr="00655288" w:rsidTr="00E705C3">
        <w:trPr>
          <w:trPrChange w:id="136" w:author="Chokka,Deepthi Tejaswani" w:date="2020-06-29T14:24:00Z">
            <w:trPr>
              <w:gridBefore w:val="1"/>
            </w:trPr>
          </w:trPrChange>
        </w:trPr>
        <w:tc>
          <w:tcPr>
            <w:tcW w:w="7110" w:type="dxa"/>
            <w:tcPrChange w:id="137" w:author="Chokka,Deepthi Tejaswani" w:date="2020-06-29T14:24:00Z">
              <w:tcPr>
                <w:tcW w:w="7110" w:type="dxa"/>
                <w:gridSpan w:val="2"/>
              </w:tcPr>
            </w:tcPrChange>
          </w:tcPr>
          <w:p w:rsidR="00024FB6" w:rsidRPr="00655288" w:rsidRDefault="00024FB6" w:rsidP="00024FB6">
            <w:pPr>
              <w:pStyle w:val="ListParagraph"/>
              <w:numPr>
                <w:ilvl w:val="2"/>
                <w:numId w:val="32"/>
              </w:numPr>
              <w:spacing w:after="160" w:line="259" w:lineRule="auto"/>
              <w:rPr>
                <w:rFonts w:ascii="Times New Roman" w:hAnsi="Times New Roman"/>
                <w:szCs w:val="24"/>
              </w:rPr>
            </w:pPr>
            <w:r w:rsidRPr="00655288">
              <w:rPr>
                <w:rFonts w:ascii="Times New Roman" w:hAnsi="Times New Roman"/>
                <w:szCs w:val="24"/>
              </w:rPr>
              <w:lastRenderedPageBreak/>
              <w:t>Availability Requirements</w:t>
            </w:r>
            <w:r w:rsidRPr="00655288">
              <w:rPr>
                <w:rFonts w:ascii="Times New Roman" w:hAnsi="Times New Roman"/>
                <w:szCs w:val="24"/>
              </w:rPr>
              <w:tab/>
            </w:r>
          </w:p>
        </w:tc>
        <w:tc>
          <w:tcPr>
            <w:tcW w:w="2335" w:type="dxa"/>
            <w:tcPrChange w:id="138" w:author="Chokka,Deepthi Tejaswani" w:date="2020-06-29T14:24:00Z">
              <w:tcPr>
                <w:tcW w:w="2335" w:type="dxa"/>
                <w:gridSpan w:val="2"/>
              </w:tcPr>
            </w:tcPrChange>
          </w:tcPr>
          <w:p w:rsidR="00024FB6" w:rsidRPr="00655288" w:rsidRDefault="002433A1" w:rsidP="00655288">
            <w:pPr>
              <w:spacing w:after="160" w:line="259" w:lineRule="auto"/>
              <w:jc w:val="center"/>
              <w:rPr>
                <w:rFonts w:ascii="Times New Roman" w:hAnsi="Times New Roman"/>
                <w:szCs w:val="24"/>
              </w:rPr>
            </w:pPr>
            <w:ins w:id="139" w:author="Chokka,Deepthi Tejaswani" w:date="2020-06-22T19:12:00Z">
              <w:r>
                <w:rPr>
                  <w:rFonts w:ascii="Times New Roman" w:hAnsi="Times New Roman"/>
                  <w:szCs w:val="24"/>
                </w:rPr>
                <w:t>14</w:t>
              </w:r>
            </w:ins>
          </w:p>
        </w:tc>
      </w:tr>
      <w:tr w:rsidR="00024FB6" w:rsidRPr="00655288" w:rsidTr="00E705C3">
        <w:trPr>
          <w:trPrChange w:id="140" w:author="Chokka,Deepthi Tejaswani" w:date="2020-06-29T14:24:00Z">
            <w:trPr>
              <w:gridBefore w:val="1"/>
            </w:trPr>
          </w:trPrChange>
        </w:trPr>
        <w:tc>
          <w:tcPr>
            <w:tcW w:w="7110" w:type="dxa"/>
            <w:tcPrChange w:id="141" w:author="Chokka,Deepthi Tejaswani" w:date="2020-06-29T14:24:00Z">
              <w:tcPr>
                <w:tcW w:w="7110" w:type="dxa"/>
                <w:gridSpan w:val="2"/>
              </w:tcPr>
            </w:tcPrChange>
          </w:tcPr>
          <w:p w:rsidR="00024FB6" w:rsidRPr="00655288" w:rsidRDefault="00024FB6" w:rsidP="00024FB6">
            <w:pPr>
              <w:pStyle w:val="ListParagraph"/>
              <w:numPr>
                <w:ilvl w:val="2"/>
                <w:numId w:val="32"/>
              </w:numPr>
              <w:spacing w:after="160" w:line="259" w:lineRule="auto"/>
              <w:rPr>
                <w:rFonts w:ascii="Times New Roman" w:hAnsi="Times New Roman"/>
                <w:szCs w:val="24"/>
              </w:rPr>
            </w:pPr>
            <w:r w:rsidRPr="00655288">
              <w:rPr>
                <w:rFonts w:ascii="Times New Roman" w:hAnsi="Times New Roman"/>
                <w:szCs w:val="24"/>
              </w:rPr>
              <w:t>Security</w:t>
            </w:r>
          </w:p>
        </w:tc>
        <w:tc>
          <w:tcPr>
            <w:tcW w:w="2335" w:type="dxa"/>
            <w:tcPrChange w:id="142" w:author="Chokka,Deepthi Tejaswani" w:date="2020-06-29T14:24:00Z">
              <w:tcPr>
                <w:tcW w:w="2335" w:type="dxa"/>
                <w:gridSpan w:val="2"/>
              </w:tcPr>
            </w:tcPrChange>
          </w:tcPr>
          <w:p w:rsidR="00024FB6" w:rsidRPr="00655288" w:rsidRDefault="002433A1" w:rsidP="00655288">
            <w:pPr>
              <w:spacing w:after="160" w:line="259" w:lineRule="auto"/>
              <w:jc w:val="center"/>
              <w:rPr>
                <w:rFonts w:ascii="Times New Roman" w:hAnsi="Times New Roman"/>
                <w:szCs w:val="24"/>
              </w:rPr>
            </w:pPr>
            <w:ins w:id="143" w:author="Chokka,Deepthi Tejaswani" w:date="2020-06-22T19:12:00Z">
              <w:r>
                <w:rPr>
                  <w:rFonts w:ascii="Times New Roman" w:hAnsi="Times New Roman"/>
                  <w:szCs w:val="24"/>
                </w:rPr>
                <w:t>14</w:t>
              </w:r>
            </w:ins>
          </w:p>
        </w:tc>
      </w:tr>
      <w:tr w:rsidR="00024FB6" w:rsidRPr="00655288" w:rsidTr="00E705C3">
        <w:trPr>
          <w:trPrChange w:id="144" w:author="Chokka,Deepthi Tejaswani" w:date="2020-06-29T14:24:00Z">
            <w:trPr>
              <w:gridBefore w:val="1"/>
            </w:trPr>
          </w:trPrChange>
        </w:trPr>
        <w:tc>
          <w:tcPr>
            <w:tcW w:w="7110" w:type="dxa"/>
            <w:tcPrChange w:id="145" w:author="Chokka,Deepthi Tejaswani" w:date="2020-06-29T14:24:00Z">
              <w:tcPr>
                <w:tcW w:w="7110" w:type="dxa"/>
                <w:gridSpan w:val="2"/>
              </w:tcPr>
            </w:tcPrChange>
          </w:tcPr>
          <w:p w:rsidR="00024FB6" w:rsidRPr="00655288" w:rsidRDefault="00024FB6" w:rsidP="00024FB6">
            <w:pPr>
              <w:numPr>
                <w:ilvl w:val="2"/>
                <w:numId w:val="32"/>
              </w:numPr>
              <w:pBdr>
                <w:top w:val="nil"/>
                <w:left w:val="nil"/>
                <w:bottom w:val="nil"/>
                <w:right w:val="nil"/>
                <w:between w:val="nil"/>
                <w:bar w:val="nil"/>
              </w:pBdr>
              <w:spacing w:after="160" w:line="259" w:lineRule="auto"/>
              <w:rPr>
                <w:rFonts w:ascii="Times New Roman" w:eastAsia="Times New Roman" w:hAnsi="Times New Roman"/>
                <w:szCs w:val="24"/>
              </w:rPr>
            </w:pPr>
            <w:r w:rsidRPr="00655288">
              <w:rPr>
                <w:rFonts w:ascii="Times New Roman" w:hAnsi="Times New Roman"/>
                <w:szCs w:val="24"/>
              </w:rPr>
              <w:t xml:space="preserve">Portability </w:t>
            </w:r>
          </w:p>
        </w:tc>
        <w:tc>
          <w:tcPr>
            <w:tcW w:w="2335" w:type="dxa"/>
            <w:tcPrChange w:id="146" w:author="Chokka,Deepthi Tejaswani" w:date="2020-06-29T14:24:00Z">
              <w:tcPr>
                <w:tcW w:w="2335" w:type="dxa"/>
                <w:gridSpan w:val="2"/>
              </w:tcPr>
            </w:tcPrChange>
          </w:tcPr>
          <w:p w:rsidR="00024FB6" w:rsidRPr="00655288" w:rsidRDefault="002433A1" w:rsidP="00655288">
            <w:pPr>
              <w:spacing w:after="160" w:line="259" w:lineRule="auto"/>
              <w:jc w:val="center"/>
              <w:rPr>
                <w:rFonts w:ascii="Times New Roman" w:hAnsi="Times New Roman"/>
                <w:szCs w:val="24"/>
              </w:rPr>
            </w:pPr>
            <w:ins w:id="147" w:author="Chokka,Deepthi Tejaswani" w:date="2020-06-22T19:12:00Z">
              <w:r>
                <w:rPr>
                  <w:rFonts w:ascii="Times New Roman" w:hAnsi="Times New Roman"/>
                  <w:szCs w:val="24"/>
                </w:rPr>
                <w:t>14</w:t>
              </w:r>
            </w:ins>
          </w:p>
        </w:tc>
      </w:tr>
      <w:tr w:rsidR="00024FB6" w:rsidRPr="00655288" w:rsidTr="00E705C3">
        <w:trPr>
          <w:trPrChange w:id="148" w:author="Chokka,Deepthi Tejaswani" w:date="2020-06-29T14:24:00Z">
            <w:trPr>
              <w:gridBefore w:val="1"/>
            </w:trPr>
          </w:trPrChange>
        </w:trPr>
        <w:tc>
          <w:tcPr>
            <w:tcW w:w="7110" w:type="dxa"/>
            <w:tcPrChange w:id="149" w:author="Chokka,Deepthi Tejaswani" w:date="2020-06-29T14:24:00Z">
              <w:tcPr>
                <w:tcW w:w="7110" w:type="dxa"/>
                <w:gridSpan w:val="2"/>
              </w:tcPr>
            </w:tcPrChange>
          </w:tcPr>
          <w:p w:rsidR="00024FB6" w:rsidRPr="00655288" w:rsidRDefault="00E13A57" w:rsidP="00024FB6">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Inverse Requirements</w:t>
            </w:r>
            <w:r w:rsidRPr="00655288">
              <w:rPr>
                <w:rFonts w:ascii="Times New Roman" w:hAnsi="Times New Roman"/>
                <w:szCs w:val="24"/>
              </w:rPr>
              <w:tab/>
            </w:r>
          </w:p>
        </w:tc>
        <w:tc>
          <w:tcPr>
            <w:tcW w:w="2335" w:type="dxa"/>
            <w:tcPrChange w:id="150" w:author="Chokka,Deepthi Tejaswani" w:date="2020-06-29T14:24:00Z">
              <w:tcPr>
                <w:tcW w:w="2335" w:type="dxa"/>
                <w:gridSpan w:val="2"/>
              </w:tcPr>
            </w:tcPrChange>
          </w:tcPr>
          <w:p w:rsidR="00024FB6" w:rsidRPr="00655288" w:rsidRDefault="00024FB6" w:rsidP="00655288">
            <w:pPr>
              <w:spacing w:after="160" w:line="259" w:lineRule="auto"/>
              <w:jc w:val="center"/>
              <w:rPr>
                <w:rFonts w:ascii="Times New Roman" w:hAnsi="Times New Roman"/>
                <w:szCs w:val="24"/>
              </w:rPr>
            </w:pPr>
          </w:p>
        </w:tc>
      </w:tr>
      <w:tr w:rsidR="00024FB6" w:rsidRPr="00655288" w:rsidTr="00E705C3">
        <w:trPr>
          <w:trPrChange w:id="151" w:author="Chokka,Deepthi Tejaswani" w:date="2020-06-29T14:24:00Z">
            <w:trPr>
              <w:gridBefore w:val="1"/>
            </w:trPr>
          </w:trPrChange>
        </w:trPr>
        <w:tc>
          <w:tcPr>
            <w:tcW w:w="7110" w:type="dxa"/>
            <w:tcPrChange w:id="152" w:author="Chokka,Deepthi Tejaswani" w:date="2020-06-29T14:24:00Z">
              <w:tcPr>
                <w:tcW w:w="7110" w:type="dxa"/>
                <w:gridSpan w:val="2"/>
              </w:tcPr>
            </w:tcPrChange>
          </w:tcPr>
          <w:p w:rsidR="00024FB6" w:rsidRPr="00655288" w:rsidRDefault="00E13A57" w:rsidP="00024FB6">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Design Constraints</w:t>
            </w:r>
            <w:r w:rsidRPr="00655288">
              <w:rPr>
                <w:rFonts w:ascii="Times New Roman" w:hAnsi="Times New Roman"/>
                <w:szCs w:val="24"/>
              </w:rPr>
              <w:tab/>
            </w:r>
          </w:p>
        </w:tc>
        <w:tc>
          <w:tcPr>
            <w:tcW w:w="2335" w:type="dxa"/>
            <w:tcPrChange w:id="153" w:author="Chokka,Deepthi Tejaswani" w:date="2020-06-29T14:24:00Z">
              <w:tcPr>
                <w:tcW w:w="2335" w:type="dxa"/>
                <w:gridSpan w:val="2"/>
              </w:tcPr>
            </w:tcPrChange>
          </w:tcPr>
          <w:p w:rsidR="00024FB6" w:rsidRPr="00655288" w:rsidRDefault="00024FB6" w:rsidP="00655288">
            <w:pPr>
              <w:spacing w:after="160" w:line="259" w:lineRule="auto"/>
              <w:jc w:val="center"/>
              <w:rPr>
                <w:rFonts w:ascii="Times New Roman" w:hAnsi="Times New Roman"/>
                <w:szCs w:val="24"/>
              </w:rPr>
            </w:pPr>
          </w:p>
        </w:tc>
      </w:tr>
      <w:tr w:rsidR="00024FB6" w:rsidRPr="00655288" w:rsidTr="00E705C3">
        <w:trPr>
          <w:trPrChange w:id="154" w:author="Chokka,Deepthi Tejaswani" w:date="2020-06-29T14:24:00Z">
            <w:trPr>
              <w:gridBefore w:val="1"/>
            </w:trPr>
          </w:trPrChange>
        </w:trPr>
        <w:tc>
          <w:tcPr>
            <w:tcW w:w="7110" w:type="dxa"/>
            <w:tcPrChange w:id="155" w:author="Chokka,Deepthi Tejaswani" w:date="2020-06-29T14:24:00Z">
              <w:tcPr>
                <w:tcW w:w="7110" w:type="dxa"/>
                <w:gridSpan w:val="2"/>
              </w:tcPr>
            </w:tcPrChange>
          </w:tcPr>
          <w:p w:rsidR="00024FB6" w:rsidRPr="00655288" w:rsidRDefault="00E13A57" w:rsidP="00024FB6">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Logical Database Requirements</w:t>
            </w:r>
          </w:p>
        </w:tc>
        <w:tc>
          <w:tcPr>
            <w:tcW w:w="2335" w:type="dxa"/>
            <w:tcPrChange w:id="156" w:author="Chokka,Deepthi Tejaswani" w:date="2020-06-29T14:24:00Z">
              <w:tcPr>
                <w:tcW w:w="2335" w:type="dxa"/>
                <w:gridSpan w:val="2"/>
              </w:tcPr>
            </w:tcPrChange>
          </w:tcPr>
          <w:p w:rsidR="00024FB6" w:rsidRPr="00655288" w:rsidRDefault="00024FB6" w:rsidP="00655288">
            <w:pPr>
              <w:spacing w:after="160" w:line="259" w:lineRule="auto"/>
              <w:jc w:val="center"/>
              <w:rPr>
                <w:rFonts w:ascii="Times New Roman" w:hAnsi="Times New Roman"/>
                <w:szCs w:val="24"/>
              </w:rPr>
            </w:pPr>
          </w:p>
        </w:tc>
      </w:tr>
      <w:tr w:rsidR="00024FB6" w:rsidRPr="00655288" w:rsidTr="00E705C3">
        <w:trPr>
          <w:trPrChange w:id="157" w:author="Chokka,Deepthi Tejaswani" w:date="2020-06-29T14:24:00Z">
            <w:trPr>
              <w:gridBefore w:val="1"/>
            </w:trPr>
          </w:trPrChange>
        </w:trPr>
        <w:tc>
          <w:tcPr>
            <w:tcW w:w="7110" w:type="dxa"/>
            <w:tcPrChange w:id="158" w:author="Chokka,Deepthi Tejaswani" w:date="2020-06-29T14:24:00Z">
              <w:tcPr>
                <w:tcW w:w="7110" w:type="dxa"/>
                <w:gridSpan w:val="2"/>
              </w:tcPr>
            </w:tcPrChange>
          </w:tcPr>
          <w:p w:rsidR="00024FB6" w:rsidRPr="00655288" w:rsidRDefault="00E13A57" w:rsidP="00024FB6">
            <w:pPr>
              <w:pStyle w:val="ListParagraph"/>
              <w:numPr>
                <w:ilvl w:val="1"/>
                <w:numId w:val="32"/>
              </w:numPr>
              <w:spacing w:after="160" w:line="259" w:lineRule="auto"/>
              <w:rPr>
                <w:rFonts w:ascii="Times New Roman" w:hAnsi="Times New Roman"/>
                <w:szCs w:val="24"/>
              </w:rPr>
            </w:pPr>
            <w:r w:rsidRPr="00655288">
              <w:rPr>
                <w:rFonts w:ascii="Times New Roman" w:eastAsia="Times New Roman" w:hAnsi="Times New Roman"/>
                <w:szCs w:val="24"/>
              </w:rPr>
              <w:t>Other Requirements</w:t>
            </w:r>
            <w:r w:rsidRPr="00655288">
              <w:rPr>
                <w:rFonts w:ascii="Times New Roman" w:hAnsi="Times New Roman"/>
                <w:szCs w:val="24"/>
              </w:rPr>
              <w:tab/>
            </w:r>
          </w:p>
        </w:tc>
        <w:tc>
          <w:tcPr>
            <w:tcW w:w="2335" w:type="dxa"/>
            <w:tcPrChange w:id="159" w:author="Chokka,Deepthi Tejaswani" w:date="2020-06-29T14:24:00Z">
              <w:tcPr>
                <w:tcW w:w="2335" w:type="dxa"/>
                <w:gridSpan w:val="2"/>
              </w:tcPr>
            </w:tcPrChange>
          </w:tcPr>
          <w:p w:rsidR="00024FB6" w:rsidRPr="00655288" w:rsidRDefault="00024FB6" w:rsidP="00655288">
            <w:pPr>
              <w:spacing w:after="160" w:line="259" w:lineRule="auto"/>
              <w:jc w:val="center"/>
              <w:rPr>
                <w:rFonts w:ascii="Times New Roman" w:hAnsi="Times New Roman"/>
                <w:szCs w:val="24"/>
              </w:rPr>
            </w:pPr>
          </w:p>
        </w:tc>
      </w:tr>
      <w:tr w:rsidR="00024FB6" w:rsidRPr="00655288" w:rsidTr="00E705C3">
        <w:trPr>
          <w:trPrChange w:id="160" w:author="Chokka,Deepthi Tejaswani" w:date="2020-06-29T14:24:00Z">
            <w:trPr>
              <w:gridBefore w:val="1"/>
            </w:trPr>
          </w:trPrChange>
        </w:trPr>
        <w:tc>
          <w:tcPr>
            <w:tcW w:w="7110" w:type="dxa"/>
            <w:tcPrChange w:id="161" w:author="Chokka,Deepthi Tejaswani" w:date="2020-06-29T14:24:00Z">
              <w:tcPr>
                <w:tcW w:w="7110" w:type="dxa"/>
                <w:gridSpan w:val="2"/>
              </w:tcPr>
            </w:tcPrChange>
          </w:tcPr>
          <w:p w:rsidR="00E13A57" w:rsidRPr="00655288" w:rsidRDefault="00E13A57" w:rsidP="00E13A57">
            <w:pPr>
              <w:pBdr>
                <w:top w:val="nil"/>
                <w:left w:val="nil"/>
                <w:bottom w:val="nil"/>
                <w:right w:val="nil"/>
                <w:between w:val="nil"/>
                <w:bar w:val="nil"/>
              </w:pBdr>
              <w:spacing w:after="160" w:line="259" w:lineRule="auto"/>
              <w:rPr>
                <w:rFonts w:ascii="Times New Roman" w:eastAsia="Times New Roman" w:hAnsi="Times New Roman"/>
                <w:szCs w:val="24"/>
              </w:rPr>
            </w:pPr>
            <w:r w:rsidRPr="00655288">
              <w:rPr>
                <w:rFonts w:ascii="Times New Roman" w:eastAsia="Times New Roman" w:hAnsi="Times New Roman"/>
                <w:szCs w:val="24"/>
              </w:rPr>
              <w:t xml:space="preserve">      3.10.</w:t>
            </w:r>
            <w:r w:rsidRPr="00655288">
              <w:rPr>
                <w:rFonts w:ascii="Times New Roman" w:hAnsi="Times New Roman"/>
                <w:szCs w:val="24"/>
              </w:rPr>
              <w:t xml:space="preserve"> Prototypes</w:t>
            </w:r>
            <w:r w:rsidRPr="00655288">
              <w:rPr>
                <w:rFonts w:ascii="Times New Roman" w:eastAsia="Times New Roman" w:hAnsi="Times New Roman"/>
                <w:szCs w:val="24"/>
              </w:rPr>
              <w:t xml:space="preserve"> (for complete project)</w:t>
            </w:r>
          </w:p>
        </w:tc>
        <w:tc>
          <w:tcPr>
            <w:tcW w:w="2335" w:type="dxa"/>
            <w:tcPrChange w:id="162" w:author="Chokka,Deepthi Tejaswani" w:date="2020-06-29T14:24:00Z">
              <w:tcPr>
                <w:tcW w:w="2335" w:type="dxa"/>
                <w:gridSpan w:val="2"/>
              </w:tcPr>
            </w:tcPrChange>
          </w:tcPr>
          <w:p w:rsidR="00024FB6" w:rsidRPr="00655288" w:rsidRDefault="00024FB6" w:rsidP="00655288">
            <w:pPr>
              <w:spacing w:after="160" w:line="259" w:lineRule="auto"/>
              <w:jc w:val="center"/>
              <w:rPr>
                <w:rFonts w:ascii="Times New Roman" w:hAnsi="Times New Roman"/>
                <w:szCs w:val="24"/>
              </w:rPr>
            </w:pPr>
          </w:p>
        </w:tc>
      </w:tr>
      <w:tr w:rsidR="00024FB6" w:rsidRPr="00655288" w:rsidTr="00E705C3">
        <w:trPr>
          <w:trPrChange w:id="163" w:author="Chokka,Deepthi Tejaswani" w:date="2020-06-29T14:24:00Z">
            <w:trPr>
              <w:gridBefore w:val="1"/>
            </w:trPr>
          </w:trPrChange>
        </w:trPr>
        <w:tc>
          <w:tcPr>
            <w:tcW w:w="7110" w:type="dxa"/>
            <w:tcPrChange w:id="164" w:author="Chokka,Deepthi Tejaswani" w:date="2020-06-29T14:24:00Z">
              <w:tcPr>
                <w:tcW w:w="7110" w:type="dxa"/>
                <w:gridSpan w:val="2"/>
              </w:tcPr>
            </w:tcPrChange>
          </w:tcPr>
          <w:p w:rsidR="00024FB6" w:rsidRPr="00655288" w:rsidRDefault="00E13A57" w:rsidP="00E13A57">
            <w:pPr>
              <w:rPr>
                <w:rFonts w:ascii="Times New Roman" w:hAnsi="Times New Roman"/>
                <w:szCs w:val="24"/>
              </w:rPr>
            </w:pPr>
            <w:r w:rsidRPr="00655288">
              <w:rPr>
                <w:rFonts w:ascii="Times New Roman" w:hAnsi="Times New Roman"/>
                <w:szCs w:val="24"/>
              </w:rPr>
              <w:t xml:space="preserve">      3.11. Use Case Diagrams  </w:t>
            </w:r>
          </w:p>
        </w:tc>
        <w:tc>
          <w:tcPr>
            <w:tcW w:w="2335" w:type="dxa"/>
            <w:tcPrChange w:id="165" w:author="Chokka,Deepthi Tejaswani" w:date="2020-06-29T14:24:00Z">
              <w:tcPr>
                <w:tcW w:w="2335" w:type="dxa"/>
                <w:gridSpan w:val="2"/>
              </w:tcPr>
            </w:tcPrChange>
          </w:tcPr>
          <w:p w:rsidR="00024FB6" w:rsidRPr="00655288" w:rsidRDefault="00024FB6" w:rsidP="00655288">
            <w:pPr>
              <w:spacing w:after="160" w:line="259" w:lineRule="auto"/>
              <w:jc w:val="center"/>
              <w:rPr>
                <w:rFonts w:ascii="Times New Roman" w:hAnsi="Times New Roman"/>
                <w:szCs w:val="24"/>
              </w:rPr>
            </w:pPr>
          </w:p>
        </w:tc>
      </w:tr>
      <w:tr w:rsidR="00024FB6" w:rsidRPr="00655288" w:rsidTr="00E705C3">
        <w:trPr>
          <w:trPrChange w:id="166" w:author="Chokka,Deepthi Tejaswani" w:date="2020-06-29T14:24:00Z">
            <w:trPr>
              <w:gridBefore w:val="1"/>
            </w:trPr>
          </w:trPrChange>
        </w:trPr>
        <w:tc>
          <w:tcPr>
            <w:tcW w:w="7110" w:type="dxa"/>
            <w:tcPrChange w:id="167" w:author="Chokka,Deepthi Tejaswani" w:date="2020-06-29T14:24:00Z">
              <w:tcPr>
                <w:tcW w:w="7110" w:type="dxa"/>
                <w:gridSpan w:val="2"/>
              </w:tcPr>
            </w:tcPrChange>
          </w:tcPr>
          <w:p w:rsidR="00024FB6" w:rsidRPr="00655288" w:rsidRDefault="00E13A57" w:rsidP="00E13A57">
            <w:pPr>
              <w:pStyle w:val="ListParagraph"/>
              <w:numPr>
                <w:ilvl w:val="0"/>
                <w:numId w:val="32"/>
              </w:numPr>
              <w:spacing w:after="160" w:line="259" w:lineRule="auto"/>
              <w:rPr>
                <w:rFonts w:ascii="Times New Roman" w:hAnsi="Times New Roman"/>
                <w:szCs w:val="24"/>
              </w:rPr>
            </w:pPr>
            <w:r w:rsidRPr="00655288">
              <w:rPr>
                <w:rFonts w:ascii="Times New Roman" w:eastAsia="Times New Roman" w:hAnsi="Times New Roman"/>
                <w:szCs w:val="24"/>
              </w:rPr>
              <w:t>Design</w:t>
            </w:r>
          </w:p>
        </w:tc>
        <w:tc>
          <w:tcPr>
            <w:tcW w:w="2335" w:type="dxa"/>
            <w:tcPrChange w:id="168" w:author="Chokka,Deepthi Tejaswani" w:date="2020-06-29T14:24:00Z">
              <w:tcPr>
                <w:tcW w:w="2335" w:type="dxa"/>
                <w:gridSpan w:val="2"/>
              </w:tcPr>
            </w:tcPrChange>
          </w:tcPr>
          <w:p w:rsidR="00024FB6" w:rsidRPr="00655288" w:rsidRDefault="002433A1" w:rsidP="00655288">
            <w:pPr>
              <w:spacing w:after="160" w:line="259" w:lineRule="auto"/>
              <w:jc w:val="center"/>
              <w:rPr>
                <w:rFonts w:ascii="Times New Roman" w:hAnsi="Times New Roman"/>
                <w:szCs w:val="24"/>
              </w:rPr>
            </w:pPr>
            <w:ins w:id="169" w:author="Chokka,Deepthi Tejaswani" w:date="2020-06-22T19:12:00Z">
              <w:r>
                <w:rPr>
                  <w:rFonts w:ascii="Times New Roman" w:hAnsi="Times New Roman"/>
                  <w:szCs w:val="24"/>
                </w:rPr>
                <w:t>15</w:t>
              </w:r>
            </w:ins>
          </w:p>
        </w:tc>
      </w:tr>
      <w:tr w:rsidR="00024FB6" w:rsidRPr="00655288" w:rsidTr="00E705C3">
        <w:trPr>
          <w:trPrChange w:id="170" w:author="Chokka,Deepthi Tejaswani" w:date="2020-06-29T14:24:00Z">
            <w:trPr>
              <w:gridBefore w:val="1"/>
            </w:trPr>
          </w:trPrChange>
        </w:trPr>
        <w:tc>
          <w:tcPr>
            <w:tcW w:w="7110" w:type="dxa"/>
            <w:tcPrChange w:id="171" w:author="Chokka,Deepthi Tejaswani" w:date="2020-06-29T14:24:00Z">
              <w:tcPr>
                <w:tcW w:w="7110" w:type="dxa"/>
                <w:gridSpan w:val="2"/>
              </w:tcPr>
            </w:tcPrChange>
          </w:tcPr>
          <w:p w:rsidR="00024FB6" w:rsidRPr="00655288" w:rsidRDefault="00E13A57" w:rsidP="00E13A57">
            <w:pPr>
              <w:pStyle w:val="ListParagraph"/>
              <w:numPr>
                <w:ilvl w:val="1"/>
                <w:numId w:val="32"/>
              </w:numPr>
              <w:spacing w:after="160" w:line="259" w:lineRule="auto"/>
              <w:rPr>
                <w:rFonts w:ascii="Times New Roman" w:hAnsi="Times New Roman"/>
                <w:szCs w:val="24"/>
              </w:rPr>
            </w:pPr>
            <w:r w:rsidRPr="00655288">
              <w:rPr>
                <w:rFonts w:ascii="Times New Roman" w:eastAsia="Times New Roman" w:hAnsi="Times New Roman"/>
                <w:szCs w:val="24"/>
              </w:rPr>
              <w:t>ER diagram</w:t>
            </w:r>
          </w:p>
        </w:tc>
        <w:tc>
          <w:tcPr>
            <w:tcW w:w="2335" w:type="dxa"/>
            <w:tcPrChange w:id="172" w:author="Chokka,Deepthi Tejaswani" w:date="2020-06-29T14:24:00Z">
              <w:tcPr>
                <w:tcW w:w="2335" w:type="dxa"/>
                <w:gridSpan w:val="2"/>
              </w:tcPr>
            </w:tcPrChange>
          </w:tcPr>
          <w:p w:rsidR="00024FB6" w:rsidRPr="00655288" w:rsidRDefault="00BE76CC" w:rsidP="00655288">
            <w:pPr>
              <w:spacing w:after="160" w:line="259" w:lineRule="auto"/>
              <w:jc w:val="center"/>
              <w:rPr>
                <w:rFonts w:ascii="Times New Roman" w:hAnsi="Times New Roman"/>
                <w:szCs w:val="24"/>
              </w:rPr>
            </w:pPr>
            <w:ins w:id="173" w:author="Chokka,Deepthi Tejaswani" w:date="2020-06-22T19:12:00Z">
              <w:r>
                <w:rPr>
                  <w:rFonts w:ascii="Times New Roman" w:hAnsi="Times New Roman"/>
                  <w:szCs w:val="24"/>
                </w:rPr>
                <w:t>15</w:t>
              </w:r>
            </w:ins>
          </w:p>
        </w:tc>
      </w:tr>
      <w:tr w:rsidR="00792EBD" w:rsidRPr="00655288" w:rsidTr="00E705C3">
        <w:trPr>
          <w:trPrChange w:id="174" w:author="Chokka,Deepthi Tejaswani" w:date="2020-06-29T14:24:00Z">
            <w:trPr>
              <w:gridBefore w:val="1"/>
            </w:trPr>
          </w:trPrChange>
        </w:trPr>
        <w:tc>
          <w:tcPr>
            <w:tcW w:w="7110" w:type="dxa"/>
            <w:tcPrChange w:id="175" w:author="Chokka,Deepthi Tejaswani" w:date="2020-06-29T14:24:00Z">
              <w:tcPr>
                <w:tcW w:w="7110" w:type="dxa"/>
                <w:gridSpan w:val="2"/>
              </w:tcPr>
            </w:tcPrChange>
          </w:tcPr>
          <w:p w:rsidR="00792EBD" w:rsidRPr="00655288" w:rsidRDefault="00E13A57" w:rsidP="00E13A57">
            <w:pPr>
              <w:pStyle w:val="ListParagraph"/>
              <w:numPr>
                <w:ilvl w:val="1"/>
                <w:numId w:val="32"/>
              </w:numPr>
              <w:spacing w:after="160" w:line="259" w:lineRule="auto"/>
              <w:rPr>
                <w:rFonts w:ascii="Times New Roman" w:hAnsi="Times New Roman"/>
                <w:szCs w:val="24"/>
              </w:rPr>
            </w:pPr>
            <w:r w:rsidRPr="00655288">
              <w:rPr>
                <w:rFonts w:ascii="Times New Roman" w:eastAsia="Times New Roman" w:hAnsi="Times New Roman"/>
                <w:szCs w:val="24"/>
              </w:rPr>
              <w:t>GUI</w:t>
            </w:r>
          </w:p>
        </w:tc>
        <w:tc>
          <w:tcPr>
            <w:tcW w:w="2335" w:type="dxa"/>
            <w:tcPrChange w:id="176" w:author="Chokka,Deepthi Tejaswani" w:date="2020-06-29T14:24:00Z">
              <w:tcPr>
                <w:tcW w:w="2335" w:type="dxa"/>
                <w:gridSpan w:val="2"/>
              </w:tcPr>
            </w:tcPrChange>
          </w:tcPr>
          <w:p w:rsidR="00792EBD" w:rsidRPr="00655288" w:rsidRDefault="00BE76CC" w:rsidP="00655288">
            <w:pPr>
              <w:spacing w:after="160" w:line="259" w:lineRule="auto"/>
              <w:jc w:val="center"/>
              <w:rPr>
                <w:rFonts w:ascii="Times New Roman" w:hAnsi="Times New Roman"/>
                <w:szCs w:val="24"/>
              </w:rPr>
            </w:pPr>
            <w:ins w:id="177" w:author="Chokka,Deepthi Tejaswani" w:date="2020-06-22T19:12:00Z">
              <w:r>
                <w:rPr>
                  <w:rFonts w:ascii="Times New Roman" w:hAnsi="Times New Roman"/>
                  <w:szCs w:val="24"/>
                </w:rPr>
                <w:t>16</w:t>
              </w:r>
            </w:ins>
          </w:p>
        </w:tc>
      </w:tr>
      <w:tr w:rsidR="00E13A57" w:rsidRPr="00655288" w:rsidTr="00E705C3">
        <w:trPr>
          <w:trPrChange w:id="178" w:author="Chokka,Deepthi Tejaswani" w:date="2020-06-29T14:24:00Z">
            <w:trPr>
              <w:gridBefore w:val="1"/>
            </w:trPr>
          </w:trPrChange>
        </w:trPr>
        <w:tc>
          <w:tcPr>
            <w:tcW w:w="7110" w:type="dxa"/>
            <w:tcPrChange w:id="179" w:author="Chokka,Deepthi Tejaswani" w:date="2020-06-29T14:24:00Z">
              <w:tcPr>
                <w:tcW w:w="7110" w:type="dxa"/>
                <w:gridSpan w:val="2"/>
              </w:tcPr>
            </w:tcPrChange>
          </w:tcPr>
          <w:p w:rsidR="00E13A57" w:rsidRPr="00655288" w:rsidRDefault="00E13A57" w:rsidP="00E13A57">
            <w:pPr>
              <w:pStyle w:val="ListParagraph"/>
              <w:numPr>
                <w:ilvl w:val="0"/>
                <w:numId w:val="32"/>
              </w:numPr>
              <w:spacing w:after="160" w:line="259" w:lineRule="auto"/>
              <w:rPr>
                <w:rFonts w:ascii="Times New Roman" w:hAnsi="Times New Roman"/>
                <w:szCs w:val="24"/>
              </w:rPr>
            </w:pPr>
            <w:r w:rsidRPr="00655288">
              <w:rPr>
                <w:rFonts w:ascii="Times New Roman" w:hAnsi="Times New Roman"/>
                <w:szCs w:val="24"/>
              </w:rPr>
              <w:t>Analysis Models</w:t>
            </w:r>
          </w:p>
        </w:tc>
        <w:tc>
          <w:tcPr>
            <w:tcW w:w="2335" w:type="dxa"/>
            <w:tcPrChange w:id="180" w:author="Chokka,Deepthi Tejaswani" w:date="2020-06-29T14:24:00Z">
              <w:tcPr>
                <w:tcW w:w="2335" w:type="dxa"/>
                <w:gridSpan w:val="2"/>
              </w:tcPr>
            </w:tcPrChange>
          </w:tcPr>
          <w:p w:rsidR="00E13A57" w:rsidRPr="00655288" w:rsidRDefault="00E13A57" w:rsidP="00655288">
            <w:pPr>
              <w:spacing w:after="160" w:line="259" w:lineRule="auto"/>
              <w:jc w:val="center"/>
              <w:rPr>
                <w:rFonts w:ascii="Times New Roman" w:hAnsi="Times New Roman"/>
                <w:szCs w:val="24"/>
              </w:rPr>
            </w:pPr>
          </w:p>
        </w:tc>
      </w:tr>
      <w:tr w:rsidR="00E13A57" w:rsidRPr="00655288" w:rsidTr="00E705C3">
        <w:trPr>
          <w:trPrChange w:id="181" w:author="Chokka,Deepthi Tejaswani" w:date="2020-06-29T14:24:00Z">
            <w:trPr>
              <w:gridBefore w:val="1"/>
            </w:trPr>
          </w:trPrChange>
        </w:trPr>
        <w:tc>
          <w:tcPr>
            <w:tcW w:w="7110" w:type="dxa"/>
            <w:tcPrChange w:id="182" w:author="Chokka,Deepthi Tejaswani" w:date="2020-06-29T14:24:00Z">
              <w:tcPr>
                <w:tcW w:w="7110" w:type="dxa"/>
                <w:gridSpan w:val="2"/>
              </w:tcPr>
            </w:tcPrChange>
          </w:tcPr>
          <w:p w:rsidR="00E13A57" w:rsidRPr="00655288" w:rsidRDefault="00E13A57" w:rsidP="00E13A57">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Data Flow Diagram</w:t>
            </w:r>
          </w:p>
        </w:tc>
        <w:tc>
          <w:tcPr>
            <w:tcW w:w="2335" w:type="dxa"/>
            <w:tcPrChange w:id="183" w:author="Chokka,Deepthi Tejaswani" w:date="2020-06-29T14:24:00Z">
              <w:tcPr>
                <w:tcW w:w="2335" w:type="dxa"/>
                <w:gridSpan w:val="2"/>
              </w:tcPr>
            </w:tcPrChange>
          </w:tcPr>
          <w:p w:rsidR="00E13A57" w:rsidRPr="00655288" w:rsidRDefault="00E13A57" w:rsidP="00655288">
            <w:pPr>
              <w:spacing w:after="160" w:line="259" w:lineRule="auto"/>
              <w:jc w:val="center"/>
              <w:rPr>
                <w:rFonts w:ascii="Times New Roman" w:hAnsi="Times New Roman"/>
                <w:szCs w:val="24"/>
              </w:rPr>
            </w:pPr>
          </w:p>
        </w:tc>
      </w:tr>
      <w:tr w:rsidR="00E13A57" w:rsidRPr="00655288" w:rsidTr="00E705C3">
        <w:trPr>
          <w:trPrChange w:id="184" w:author="Chokka,Deepthi Tejaswani" w:date="2020-06-29T14:24:00Z">
            <w:trPr>
              <w:gridBefore w:val="1"/>
            </w:trPr>
          </w:trPrChange>
        </w:trPr>
        <w:tc>
          <w:tcPr>
            <w:tcW w:w="7110" w:type="dxa"/>
            <w:tcPrChange w:id="185" w:author="Chokka,Deepthi Tejaswani" w:date="2020-06-29T14:24:00Z">
              <w:tcPr>
                <w:tcW w:w="7110" w:type="dxa"/>
                <w:gridSpan w:val="2"/>
              </w:tcPr>
            </w:tcPrChange>
          </w:tcPr>
          <w:p w:rsidR="00E13A57" w:rsidRPr="00655288" w:rsidRDefault="00E13A57" w:rsidP="00E13A57">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Sequence Diagram</w:t>
            </w:r>
          </w:p>
        </w:tc>
        <w:tc>
          <w:tcPr>
            <w:tcW w:w="2335" w:type="dxa"/>
            <w:tcPrChange w:id="186" w:author="Chokka,Deepthi Tejaswani" w:date="2020-06-29T14:24:00Z">
              <w:tcPr>
                <w:tcW w:w="2335" w:type="dxa"/>
                <w:gridSpan w:val="2"/>
              </w:tcPr>
            </w:tcPrChange>
          </w:tcPr>
          <w:p w:rsidR="00E13A57" w:rsidRPr="00655288" w:rsidRDefault="00E13A57" w:rsidP="00655288">
            <w:pPr>
              <w:spacing w:after="160" w:line="259" w:lineRule="auto"/>
              <w:jc w:val="center"/>
              <w:rPr>
                <w:rFonts w:ascii="Times New Roman" w:hAnsi="Times New Roman"/>
                <w:szCs w:val="24"/>
              </w:rPr>
            </w:pPr>
          </w:p>
        </w:tc>
      </w:tr>
      <w:tr w:rsidR="00D60035" w:rsidRPr="00655288" w:rsidTr="00E705C3">
        <w:trPr>
          <w:ins w:id="187" w:author="Chokka,Deepthi Tejaswani" w:date="2020-06-29T10:58:00Z"/>
          <w:trPrChange w:id="188" w:author="Chokka,Deepthi Tejaswani" w:date="2020-06-29T14:24:00Z">
            <w:trPr>
              <w:gridAfter w:val="0"/>
            </w:trPr>
          </w:trPrChange>
        </w:trPr>
        <w:tc>
          <w:tcPr>
            <w:tcW w:w="7110" w:type="dxa"/>
            <w:tcPrChange w:id="189" w:author="Chokka,Deepthi Tejaswani" w:date="2020-06-29T14:24:00Z">
              <w:tcPr>
                <w:tcW w:w="7110" w:type="dxa"/>
                <w:gridSpan w:val="2"/>
              </w:tcPr>
            </w:tcPrChange>
          </w:tcPr>
          <w:p w:rsidR="00D60035" w:rsidRPr="00D60035" w:rsidRDefault="00D60035" w:rsidP="00D60035">
            <w:pPr>
              <w:pStyle w:val="ListParagraph"/>
              <w:numPr>
                <w:ilvl w:val="0"/>
                <w:numId w:val="32"/>
              </w:numPr>
              <w:spacing w:after="160" w:line="259" w:lineRule="auto"/>
              <w:rPr>
                <w:ins w:id="190" w:author="Chokka,Deepthi Tejaswani" w:date="2020-06-29T10:58:00Z"/>
                <w:rFonts w:ascii="Times New Roman" w:hAnsi="Times New Roman"/>
                <w:szCs w:val="24"/>
                <w:rPrChange w:id="191" w:author="Chokka,Deepthi Tejaswani" w:date="2020-06-29T10:58:00Z">
                  <w:rPr>
                    <w:ins w:id="192" w:author="Chokka,Deepthi Tejaswani" w:date="2020-06-29T10:58:00Z"/>
                  </w:rPr>
                </w:rPrChange>
              </w:rPr>
              <w:pPrChange w:id="193" w:author="Chokka,Deepthi Tejaswani" w:date="2020-06-29T10:58:00Z">
                <w:pPr>
                  <w:pStyle w:val="ListParagraph"/>
                  <w:numPr>
                    <w:ilvl w:val="1"/>
                    <w:numId w:val="32"/>
                  </w:numPr>
                  <w:spacing w:after="160" w:line="259" w:lineRule="auto"/>
                  <w:ind w:left="792" w:hanging="432"/>
                </w:pPr>
              </w:pPrChange>
            </w:pPr>
            <w:ins w:id="194" w:author="Chokka,Deepthi Tejaswani" w:date="2020-06-29T10:58:00Z">
              <w:r>
                <w:rPr>
                  <w:rFonts w:ascii="Times New Roman" w:hAnsi="Times New Roman"/>
                  <w:szCs w:val="24"/>
                </w:rPr>
                <w:t>Technical Manual</w:t>
              </w:r>
            </w:ins>
          </w:p>
        </w:tc>
        <w:tc>
          <w:tcPr>
            <w:tcW w:w="2335" w:type="dxa"/>
            <w:tcPrChange w:id="195" w:author="Chokka,Deepthi Tejaswani" w:date="2020-06-29T14:24:00Z">
              <w:tcPr>
                <w:tcW w:w="2335" w:type="dxa"/>
                <w:gridSpan w:val="2"/>
              </w:tcPr>
            </w:tcPrChange>
          </w:tcPr>
          <w:p w:rsidR="00D60035" w:rsidRPr="00655288" w:rsidRDefault="00E705C3" w:rsidP="00655288">
            <w:pPr>
              <w:spacing w:after="160" w:line="259" w:lineRule="auto"/>
              <w:jc w:val="center"/>
              <w:rPr>
                <w:ins w:id="196" w:author="Chokka,Deepthi Tejaswani" w:date="2020-06-29T10:58:00Z"/>
                <w:rFonts w:ascii="Times New Roman" w:hAnsi="Times New Roman"/>
                <w:szCs w:val="24"/>
              </w:rPr>
            </w:pPr>
            <w:ins w:id="197" w:author="Chokka,Deepthi Tejaswani" w:date="2020-06-29T14:23:00Z">
              <w:r>
                <w:rPr>
                  <w:rFonts w:ascii="Times New Roman" w:hAnsi="Times New Roman"/>
                  <w:szCs w:val="24"/>
                </w:rPr>
                <w:t>18</w:t>
              </w:r>
            </w:ins>
          </w:p>
        </w:tc>
      </w:tr>
      <w:tr w:rsidR="006B4BB2" w:rsidRPr="00655288" w:rsidTr="00E705C3">
        <w:trPr>
          <w:ins w:id="198" w:author="Chokka,Deepthi Tejaswani" w:date="2020-06-29T11:13:00Z"/>
          <w:trPrChange w:id="199" w:author="Chokka,Deepthi Tejaswani" w:date="2020-06-29T14:24:00Z">
            <w:trPr>
              <w:gridAfter w:val="0"/>
            </w:trPr>
          </w:trPrChange>
        </w:trPr>
        <w:tc>
          <w:tcPr>
            <w:tcW w:w="7110" w:type="dxa"/>
            <w:tcPrChange w:id="200" w:author="Chokka,Deepthi Tejaswani" w:date="2020-06-29T14:24:00Z">
              <w:tcPr>
                <w:tcW w:w="7110" w:type="dxa"/>
                <w:gridSpan w:val="2"/>
              </w:tcPr>
            </w:tcPrChange>
          </w:tcPr>
          <w:p w:rsidR="006B4BB2" w:rsidRDefault="006B4BB2" w:rsidP="006B4BB2">
            <w:pPr>
              <w:pStyle w:val="ListParagraph"/>
              <w:numPr>
                <w:ilvl w:val="1"/>
                <w:numId w:val="32"/>
              </w:numPr>
              <w:spacing w:after="160" w:line="259" w:lineRule="auto"/>
              <w:rPr>
                <w:ins w:id="201" w:author="Chokka,Deepthi Tejaswani" w:date="2020-06-29T11:13:00Z"/>
                <w:rFonts w:ascii="Times New Roman" w:hAnsi="Times New Roman"/>
                <w:szCs w:val="24"/>
              </w:rPr>
              <w:pPrChange w:id="202" w:author="Chokka,Deepthi Tejaswani" w:date="2020-06-29T11:14:00Z">
                <w:pPr>
                  <w:pStyle w:val="ListParagraph"/>
                  <w:numPr>
                    <w:numId w:val="32"/>
                  </w:numPr>
                  <w:spacing w:after="160" w:line="259" w:lineRule="auto"/>
                  <w:ind w:left="360" w:hanging="360"/>
                </w:pPr>
              </w:pPrChange>
            </w:pPr>
            <w:ins w:id="203" w:author="Chokka,Deepthi Tejaswani" w:date="2020-06-29T11:13:00Z">
              <w:r>
                <w:rPr>
                  <w:rFonts w:ascii="Times New Roman" w:hAnsi="Times New Roman"/>
                  <w:szCs w:val="24"/>
                </w:rPr>
                <w:t xml:space="preserve"> </w:t>
              </w:r>
            </w:ins>
            <w:ins w:id="204" w:author="Chokka,Deepthi Tejaswani" w:date="2020-06-29T11:17:00Z">
              <w:r>
                <w:rPr>
                  <w:rFonts w:ascii="Times New Roman" w:hAnsi="Times New Roman"/>
                  <w:szCs w:val="24"/>
                </w:rPr>
                <w:t>Purpose</w:t>
              </w:r>
            </w:ins>
          </w:p>
        </w:tc>
        <w:tc>
          <w:tcPr>
            <w:tcW w:w="2335" w:type="dxa"/>
            <w:tcPrChange w:id="205" w:author="Chokka,Deepthi Tejaswani" w:date="2020-06-29T14:24:00Z">
              <w:tcPr>
                <w:tcW w:w="2335" w:type="dxa"/>
                <w:gridSpan w:val="2"/>
              </w:tcPr>
            </w:tcPrChange>
          </w:tcPr>
          <w:p w:rsidR="006B4BB2" w:rsidRPr="00655288" w:rsidRDefault="00E705C3" w:rsidP="00655288">
            <w:pPr>
              <w:spacing w:after="160" w:line="259" w:lineRule="auto"/>
              <w:jc w:val="center"/>
              <w:rPr>
                <w:ins w:id="206" w:author="Chokka,Deepthi Tejaswani" w:date="2020-06-29T11:13:00Z"/>
                <w:rFonts w:ascii="Times New Roman" w:hAnsi="Times New Roman"/>
                <w:szCs w:val="24"/>
              </w:rPr>
            </w:pPr>
            <w:ins w:id="207" w:author="Chokka,Deepthi Tejaswani" w:date="2020-06-29T14:23:00Z">
              <w:r>
                <w:rPr>
                  <w:rFonts w:ascii="Times New Roman" w:hAnsi="Times New Roman"/>
                  <w:szCs w:val="24"/>
                </w:rPr>
                <w:t>18</w:t>
              </w:r>
            </w:ins>
          </w:p>
        </w:tc>
      </w:tr>
      <w:tr w:rsidR="006B4BB2" w:rsidRPr="00655288" w:rsidTr="00E705C3">
        <w:trPr>
          <w:ins w:id="208" w:author="Chokka,Deepthi Tejaswani" w:date="2020-06-29T11:13:00Z"/>
          <w:trPrChange w:id="209" w:author="Chokka,Deepthi Tejaswani" w:date="2020-06-29T14:24:00Z">
            <w:trPr>
              <w:gridAfter w:val="0"/>
            </w:trPr>
          </w:trPrChange>
        </w:trPr>
        <w:tc>
          <w:tcPr>
            <w:tcW w:w="7110" w:type="dxa"/>
            <w:tcPrChange w:id="210" w:author="Chokka,Deepthi Tejaswani" w:date="2020-06-29T14:24:00Z">
              <w:tcPr>
                <w:tcW w:w="7110" w:type="dxa"/>
                <w:gridSpan w:val="2"/>
              </w:tcPr>
            </w:tcPrChange>
          </w:tcPr>
          <w:p w:rsidR="006B4BB2" w:rsidRDefault="00E01F9D" w:rsidP="006B4BB2">
            <w:pPr>
              <w:pStyle w:val="ListParagraph"/>
              <w:numPr>
                <w:ilvl w:val="1"/>
                <w:numId w:val="32"/>
              </w:numPr>
              <w:spacing w:after="160" w:line="259" w:lineRule="auto"/>
              <w:rPr>
                <w:ins w:id="211" w:author="Chokka,Deepthi Tejaswani" w:date="2020-06-29T11:13:00Z"/>
                <w:rFonts w:ascii="Times New Roman" w:hAnsi="Times New Roman"/>
                <w:szCs w:val="24"/>
              </w:rPr>
              <w:pPrChange w:id="212" w:author="Chokka,Deepthi Tejaswani" w:date="2020-06-29T11:14:00Z">
                <w:pPr>
                  <w:pStyle w:val="ListParagraph"/>
                  <w:numPr>
                    <w:numId w:val="32"/>
                  </w:numPr>
                  <w:spacing w:after="160" w:line="259" w:lineRule="auto"/>
                  <w:ind w:left="360" w:hanging="360"/>
                </w:pPr>
              </w:pPrChange>
            </w:pPr>
            <w:ins w:id="213" w:author="Chokka,Deepthi Tejaswani" w:date="2020-06-29T12:09:00Z">
              <w:r>
                <w:rPr>
                  <w:rFonts w:ascii="Times New Roman" w:hAnsi="Times New Roman"/>
                  <w:szCs w:val="24"/>
                </w:rPr>
                <w:t xml:space="preserve"> Scope</w:t>
              </w:r>
            </w:ins>
          </w:p>
        </w:tc>
        <w:tc>
          <w:tcPr>
            <w:tcW w:w="2335" w:type="dxa"/>
            <w:tcPrChange w:id="214" w:author="Chokka,Deepthi Tejaswani" w:date="2020-06-29T14:24:00Z">
              <w:tcPr>
                <w:tcW w:w="2335" w:type="dxa"/>
                <w:gridSpan w:val="2"/>
              </w:tcPr>
            </w:tcPrChange>
          </w:tcPr>
          <w:p w:rsidR="006B4BB2" w:rsidRPr="00655288" w:rsidRDefault="00E705C3" w:rsidP="00655288">
            <w:pPr>
              <w:spacing w:after="160" w:line="259" w:lineRule="auto"/>
              <w:jc w:val="center"/>
              <w:rPr>
                <w:ins w:id="215" w:author="Chokka,Deepthi Tejaswani" w:date="2020-06-29T11:13:00Z"/>
                <w:rFonts w:ascii="Times New Roman" w:hAnsi="Times New Roman"/>
                <w:szCs w:val="24"/>
              </w:rPr>
            </w:pPr>
            <w:ins w:id="216" w:author="Chokka,Deepthi Tejaswani" w:date="2020-06-29T14:23:00Z">
              <w:r>
                <w:rPr>
                  <w:rFonts w:ascii="Times New Roman" w:hAnsi="Times New Roman"/>
                  <w:szCs w:val="24"/>
                </w:rPr>
                <w:t>18</w:t>
              </w:r>
            </w:ins>
          </w:p>
        </w:tc>
      </w:tr>
      <w:tr w:rsidR="006B4BB2" w:rsidRPr="00655288" w:rsidTr="00E705C3">
        <w:trPr>
          <w:ins w:id="217" w:author="Chokka,Deepthi Tejaswani" w:date="2020-06-29T11:13:00Z"/>
          <w:trPrChange w:id="218" w:author="Chokka,Deepthi Tejaswani" w:date="2020-06-29T14:24:00Z">
            <w:trPr>
              <w:gridAfter w:val="0"/>
            </w:trPr>
          </w:trPrChange>
        </w:trPr>
        <w:tc>
          <w:tcPr>
            <w:tcW w:w="7110" w:type="dxa"/>
            <w:tcPrChange w:id="219" w:author="Chokka,Deepthi Tejaswani" w:date="2020-06-29T14:24:00Z">
              <w:tcPr>
                <w:tcW w:w="7110" w:type="dxa"/>
                <w:gridSpan w:val="2"/>
              </w:tcPr>
            </w:tcPrChange>
          </w:tcPr>
          <w:p w:rsidR="006B4BB2" w:rsidRDefault="00E01F9D" w:rsidP="006B4BB2">
            <w:pPr>
              <w:pStyle w:val="ListParagraph"/>
              <w:numPr>
                <w:ilvl w:val="1"/>
                <w:numId w:val="32"/>
              </w:numPr>
              <w:spacing w:after="160" w:line="259" w:lineRule="auto"/>
              <w:rPr>
                <w:ins w:id="220" w:author="Chokka,Deepthi Tejaswani" w:date="2020-06-29T11:13:00Z"/>
                <w:rFonts w:ascii="Times New Roman" w:hAnsi="Times New Roman"/>
                <w:szCs w:val="24"/>
              </w:rPr>
              <w:pPrChange w:id="221" w:author="Chokka,Deepthi Tejaswani" w:date="2020-06-29T11:14:00Z">
                <w:pPr>
                  <w:pStyle w:val="ListParagraph"/>
                  <w:numPr>
                    <w:numId w:val="32"/>
                  </w:numPr>
                  <w:spacing w:after="160" w:line="259" w:lineRule="auto"/>
                  <w:ind w:left="360" w:hanging="360"/>
                </w:pPr>
              </w:pPrChange>
            </w:pPr>
            <w:ins w:id="222" w:author="Chokka,Deepthi Tejaswani" w:date="2020-06-29T12:10:00Z">
              <w:r>
                <w:rPr>
                  <w:rFonts w:ascii="Times New Roman" w:hAnsi="Times New Roman"/>
                  <w:szCs w:val="24"/>
                </w:rPr>
                <w:t xml:space="preserve"> </w:t>
              </w:r>
            </w:ins>
            <w:ins w:id="223" w:author="Chokka,Deepthi Tejaswani" w:date="2020-06-29T12:09:00Z">
              <w:r>
                <w:rPr>
                  <w:rFonts w:ascii="Times New Roman" w:hAnsi="Times New Roman"/>
                  <w:szCs w:val="24"/>
                </w:rPr>
                <w:t>GUI of the Project</w:t>
              </w:r>
            </w:ins>
          </w:p>
        </w:tc>
        <w:tc>
          <w:tcPr>
            <w:tcW w:w="2335" w:type="dxa"/>
            <w:tcPrChange w:id="224" w:author="Chokka,Deepthi Tejaswani" w:date="2020-06-29T14:24:00Z">
              <w:tcPr>
                <w:tcW w:w="2335" w:type="dxa"/>
                <w:gridSpan w:val="2"/>
              </w:tcPr>
            </w:tcPrChange>
          </w:tcPr>
          <w:p w:rsidR="006B4BB2" w:rsidRPr="00655288" w:rsidRDefault="00E705C3" w:rsidP="00655288">
            <w:pPr>
              <w:spacing w:after="160" w:line="259" w:lineRule="auto"/>
              <w:jc w:val="center"/>
              <w:rPr>
                <w:ins w:id="225" w:author="Chokka,Deepthi Tejaswani" w:date="2020-06-29T11:13:00Z"/>
                <w:rFonts w:ascii="Times New Roman" w:hAnsi="Times New Roman"/>
                <w:szCs w:val="24"/>
              </w:rPr>
            </w:pPr>
            <w:ins w:id="226" w:author="Chokka,Deepthi Tejaswani" w:date="2020-06-29T14:23:00Z">
              <w:r>
                <w:rPr>
                  <w:rFonts w:ascii="Times New Roman" w:hAnsi="Times New Roman"/>
                  <w:szCs w:val="24"/>
                </w:rPr>
                <w:t>18</w:t>
              </w:r>
            </w:ins>
          </w:p>
        </w:tc>
      </w:tr>
      <w:tr w:rsidR="00E705C3" w:rsidRPr="00655288" w:rsidTr="00E705C3">
        <w:trPr>
          <w:ins w:id="227" w:author="Chokka,Deepthi Tejaswani" w:date="2020-06-29T14:22:00Z"/>
          <w:trPrChange w:id="228" w:author="Chokka,Deepthi Tejaswani" w:date="2020-06-29T14:24:00Z">
            <w:trPr>
              <w:gridAfter w:val="0"/>
            </w:trPr>
          </w:trPrChange>
        </w:trPr>
        <w:tc>
          <w:tcPr>
            <w:tcW w:w="7110" w:type="dxa"/>
            <w:tcPrChange w:id="229" w:author="Chokka,Deepthi Tejaswani" w:date="2020-06-29T14:24:00Z">
              <w:tcPr>
                <w:tcW w:w="7110" w:type="dxa"/>
                <w:gridSpan w:val="2"/>
              </w:tcPr>
            </w:tcPrChange>
          </w:tcPr>
          <w:p w:rsidR="00E705C3" w:rsidRPr="00E705C3" w:rsidRDefault="00E705C3" w:rsidP="00E705C3">
            <w:pPr>
              <w:pStyle w:val="ListParagraph"/>
              <w:numPr>
                <w:ilvl w:val="2"/>
                <w:numId w:val="32"/>
              </w:numPr>
              <w:spacing w:after="160" w:line="259" w:lineRule="auto"/>
              <w:rPr>
                <w:ins w:id="230" w:author="Chokka,Deepthi Tejaswani" w:date="2020-06-29T14:22:00Z"/>
                <w:rFonts w:ascii="Times New Roman" w:hAnsi="Times New Roman"/>
                <w:szCs w:val="24"/>
                <w:rPrChange w:id="231" w:author="Chokka,Deepthi Tejaswani" w:date="2020-06-29T14:24:00Z">
                  <w:rPr>
                    <w:ins w:id="232" w:author="Chokka,Deepthi Tejaswani" w:date="2020-06-29T14:22:00Z"/>
                    <w:rFonts w:ascii="Times New Roman" w:hAnsi="Times New Roman"/>
                    <w:szCs w:val="24"/>
                  </w:rPr>
                </w:rPrChange>
              </w:rPr>
              <w:pPrChange w:id="233" w:author="Chokka,Deepthi Tejaswani" w:date="2020-06-29T14:22:00Z">
                <w:pPr>
                  <w:pStyle w:val="ListParagraph"/>
                  <w:numPr>
                    <w:ilvl w:val="1"/>
                    <w:numId w:val="32"/>
                  </w:numPr>
                  <w:spacing w:after="160" w:line="259" w:lineRule="auto"/>
                  <w:ind w:left="792" w:hanging="432"/>
                </w:pPr>
              </w:pPrChange>
            </w:pPr>
            <w:ins w:id="234" w:author="Chokka,Deepthi Tejaswani" w:date="2020-06-29T14:24:00Z">
              <w:r>
                <w:rPr>
                  <w:rFonts w:ascii="Times New Roman" w:hAnsi="Times New Roman"/>
                </w:rPr>
                <w:t xml:space="preserve"> </w:t>
              </w:r>
              <w:r w:rsidRPr="00E705C3">
                <w:rPr>
                  <w:rFonts w:ascii="Times New Roman" w:hAnsi="Times New Roman"/>
                  <w:rPrChange w:id="235" w:author="Chokka,Deepthi Tejaswani" w:date="2020-06-29T14:24:00Z">
                    <w:rPr>
                      <w:rFonts w:ascii="Times New Roman" w:hAnsi="Times New Roman"/>
                      <w:b/>
                    </w:rPr>
                  </w:rPrChange>
                </w:rPr>
                <w:t>Customer’s flow</w:t>
              </w:r>
            </w:ins>
          </w:p>
        </w:tc>
        <w:tc>
          <w:tcPr>
            <w:tcW w:w="2335" w:type="dxa"/>
            <w:tcPrChange w:id="236" w:author="Chokka,Deepthi Tejaswani" w:date="2020-06-29T14:24:00Z">
              <w:tcPr>
                <w:tcW w:w="2335" w:type="dxa"/>
                <w:gridSpan w:val="2"/>
              </w:tcPr>
            </w:tcPrChange>
          </w:tcPr>
          <w:p w:rsidR="00E705C3" w:rsidRPr="00655288" w:rsidRDefault="00E705C3" w:rsidP="00655288">
            <w:pPr>
              <w:spacing w:after="160" w:line="259" w:lineRule="auto"/>
              <w:jc w:val="center"/>
              <w:rPr>
                <w:ins w:id="237" w:author="Chokka,Deepthi Tejaswani" w:date="2020-06-29T14:22:00Z"/>
                <w:rFonts w:ascii="Times New Roman" w:hAnsi="Times New Roman"/>
                <w:szCs w:val="24"/>
              </w:rPr>
            </w:pPr>
            <w:ins w:id="238" w:author="Chokka,Deepthi Tejaswani" w:date="2020-06-29T14:23:00Z">
              <w:r>
                <w:rPr>
                  <w:rFonts w:ascii="Times New Roman" w:hAnsi="Times New Roman"/>
                  <w:szCs w:val="24"/>
                </w:rPr>
                <w:t>19</w:t>
              </w:r>
            </w:ins>
          </w:p>
        </w:tc>
      </w:tr>
      <w:tr w:rsidR="00E705C3" w:rsidRPr="00655288" w:rsidTr="00E705C3">
        <w:trPr>
          <w:ins w:id="239" w:author="Chokka,Deepthi Tejaswani" w:date="2020-06-29T14:22:00Z"/>
          <w:trPrChange w:id="240" w:author="Chokka,Deepthi Tejaswani" w:date="2020-06-29T14:24:00Z">
            <w:trPr>
              <w:gridAfter w:val="0"/>
            </w:trPr>
          </w:trPrChange>
        </w:trPr>
        <w:tc>
          <w:tcPr>
            <w:tcW w:w="7110" w:type="dxa"/>
            <w:tcPrChange w:id="241" w:author="Chokka,Deepthi Tejaswani" w:date="2020-06-29T14:24:00Z">
              <w:tcPr>
                <w:tcW w:w="7110" w:type="dxa"/>
                <w:gridSpan w:val="2"/>
              </w:tcPr>
            </w:tcPrChange>
          </w:tcPr>
          <w:p w:rsidR="00E705C3" w:rsidRPr="00E705C3" w:rsidRDefault="00E705C3" w:rsidP="00E705C3">
            <w:pPr>
              <w:pStyle w:val="ListParagraph"/>
              <w:numPr>
                <w:ilvl w:val="2"/>
                <w:numId w:val="32"/>
              </w:numPr>
              <w:spacing w:after="160" w:line="259" w:lineRule="auto"/>
              <w:rPr>
                <w:ins w:id="242" w:author="Chokka,Deepthi Tejaswani" w:date="2020-06-29T14:22:00Z"/>
                <w:rFonts w:ascii="Times New Roman" w:hAnsi="Times New Roman"/>
                <w:szCs w:val="24"/>
                <w:rPrChange w:id="243" w:author="Chokka,Deepthi Tejaswani" w:date="2020-06-29T14:22:00Z">
                  <w:rPr>
                    <w:ins w:id="244" w:author="Chokka,Deepthi Tejaswani" w:date="2020-06-29T14:22:00Z"/>
                  </w:rPr>
                </w:rPrChange>
              </w:rPr>
              <w:pPrChange w:id="245" w:author="Chokka,Deepthi Tejaswani" w:date="2020-06-29T14:22:00Z">
                <w:pPr>
                  <w:pStyle w:val="ListParagraph"/>
                  <w:numPr>
                    <w:ilvl w:val="1"/>
                    <w:numId w:val="32"/>
                  </w:numPr>
                  <w:spacing w:after="160" w:line="259" w:lineRule="auto"/>
                  <w:ind w:left="792" w:hanging="432"/>
                </w:pPr>
              </w:pPrChange>
            </w:pPr>
            <w:ins w:id="246" w:author="Chokka,Deepthi Tejaswani" w:date="2020-06-29T14:24:00Z">
              <w:r>
                <w:rPr>
                  <w:rFonts w:ascii="Times New Roman" w:hAnsi="Times New Roman"/>
                  <w:szCs w:val="24"/>
                </w:rPr>
                <w:t xml:space="preserve"> Admin’s Flow</w:t>
              </w:r>
            </w:ins>
          </w:p>
        </w:tc>
        <w:tc>
          <w:tcPr>
            <w:tcW w:w="2335" w:type="dxa"/>
            <w:tcPrChange w:id="247" w:author="Chokka,Deepthi Tejaswani" w:date="2020-06-29T14:24:00Z">
              <w:tcPr>
                <w:tcW w:w="2335" w:type="dxa"/>
                <w:gridSpan w:val="2"/>
              </w:tcPr>
            </w:tcPrChange>
          </w:tcPr>
          <w:p w:rsidR="00E705C3" w:rsidRPr="00655288" w:rsidRDefault="00E705C3" w:rsidP="00655288">
            <w:pPr>
              <w:spacing w:after="160" w:line="259" w:lineRule="auto"/>
              <w:jc w:val="center"/>
              <w:rPr>
                <w:ins w:id="248" w:author="Chokka,Deepthi Tejaswani" w:date="2020-06-29T14:22:00Z"/>
                <w:rFonts w:ascii="Times New Roman" w:hAnsi="Times New Roman"/>
                <w:szCs w:val="24"/>
              </w:rPr>
            </w:pPr>
            <w:ins w:id="249" w:author="Chokka,Deepthi Tejaswani" w:date="2020-06-29T14:23:00Z">
              <w:r>
                <w:rPr>
                  <w:rFonts w:ascii="Times New Roman" w:hAnsi="Times New Roman"/>
                  <w:szCs w:val="24"/>
                </w:rPr>
                <w:t>20</w:t>
              </w:r>
            </w:ins>
          </w:p>
        </w:tc>
      </w:tr>
      <w:tr w:rsidR="006B4BB2" w:rsidRPr="00655288" w:rsidTr="00E705C3">
        <w:trPr>
          <w:ins w:id="250" w:author="Chokka,Deepthi Tejaswani" w:date="2020-06-29T11:13:00Z"/>
          <w:trPrChange w:id="251" w:author="Chokka,Deepthi Tejaswani" w:date="2020-06-29T14:24:00Z">
            <w:trPr>
              <w:gridAfter w:val="0"/>
            </w:trPr>
          </w:trPrChange>
        </w:trPr>
        <w:tc>
          <w:tcPr>
            <w:tcW w:w="7110" w:type="dxa"/>
            <w:tcPrChange w:id="252" w:author="Chokka,Deepthi Tejaswani" w:date="2020-06-29T14:24:00Z">
              <w:tcPr>
                <w:tcW w:w="7110" w:type="dxa"/>
                <w:gridSpan w:val="2"/>
              </w:tcPr>
            </w:tcPrChange>
          </w:tcPr>
          <w:p w:rsidR="006B4BB2" w:rsidRDefault="00E01F9D" w:rsidP="006B4BB2">
            <w:pPr>
              <w:pStyle w:val="ListParagraph"/>
              <w:numPr>
                <w:ilvl w:val="1"/>
                <w:numId w:val="32"/>
              </w:numPr>
              <w:spacing w:after="160" w:line="259" w:lineRule="auto"/>
              <w:rPr>
                <w:ins w:id="253" w:author="Chokka,Deepthi Tejaswani" w:date="2020-06-29T11:13:00Z"/>
                <w:rFonts w:ascii="Times New Roman" w:hAnsi="Times New Roman"/>
                <w:szCs w:val="24"/>
              </w:rPr>
              <w:pPrChange w:id="254" w:author="Chokka,Deepthi Tejaswani" w:date="2020-06-29T11:14:00Z">
                <w:pPr>
                  <w:pStyle w:val="ListParagraph"/>
                  <w:numPr>
                    <w:numId w:val="32"/>
                  </w:numPr>
                  <w:spacing w:after="160" w:line="259" w:lineRule="auto"/>
                  <w:ind w:left="360" w:hanging="360"/>
                </w:pPr>
              </w:pPrChange>
            </w:pPr>
            <w:ins w:id="255" w:author="Chokka,Deepthi Tejaswani" w:date="2020-06-29T12:09:00Z">
              <w:r>
                <w:rPr>
                  <w:rFonts w:ascii="Times New Roman" w:hAnsi="Times New Roman"/>
                  <w:szCs w:val="24"/>
                </w:rPr>
                <w:t xml:space="preserve"> Back-end of the Project</w:t>
              </w:r>
            </w:ins>
          </w:p>
        </w:tc>
        <w:tc>
          <w:tcPr>
            <w:tcW w:w="2335" w:type="dxa"/>
            <w:tcPrChange w:id="256" w:author="Chokka,Deepthi Tejaswani" w:date="2020-06-29T14:24:00Z">
              <w:tcPr>
                <w:tcW w:w="2335" w:type="dxa"/>
                <w:gridSpan w:val="2"/>
              </w:tcPr>
            </w:tcPrChange>
          </w:tcPr>
          <w:p w:rsidR="006B4BB2" w:rsidRPr="00655288" w:rsidRDefault="00E705C3" w:rsidP="00655288">
            <w:pPr>
              <w:spacing w:after="160" w:line="259" w:lineRule="auto"/>
              <w:jc w:val="center"/>
              <w:rPr>
                <w:ins w:id="257" w:author="Chokka,Deepthi Tejaswani" w:date="2020-06-29T11:13:00Z"/>
                <w:rFonts w:ascii="Times New Roman" w:hAnsi="Times New Roman"/>
                <w:szCs w:val="24"/>
              </w:rPr>
            </w:pPr>
            <w:ins w:id="258" w:author="Chokka,Deepthi Tejaswani" w:date="2020-06-29T14:23:00Z">
              <w:r>
                <w:rPr>
                  <w:rFonts w:ascii="Times New Roman" w:hAnsi="Times New Roman"/>
                  <w:szCs w:val="24"/>
                </w:rPr>
                <w:t>20</w:t>
              </w:r>
            </w:ins>
          </w:p>
        </w:tc>
      </w:tr>
      <w:tr w:rsidR="006B4BB2" w:rsidRPr="00655288" w:rsidTr="00E705C3">
        <w:trPr>
          <w:ins w:id="259" w:author="Chokka,Deepthi Tejaswani" w:date="2020-06-29T11:13:00Z"/>
          <w:trPrChange w:id="260" w:author="Chokka,Deepthi Tejaswani" w:date="2020-06-29T14:24:00Z">
            <w:trPr>
              <w:gridAfter w:val="0"/>
            </w:trPr>
          </w:trPrChange>
        </w:trPr>
        <w:tc>
          <w:tcPr>
            <w:tcW w:w="7110" w:type="dxa"/>
            <w:tcPrChange w:id="261" w:author="Chokka,Deepthi Tejaswani" w:date="2020-06-29T14:24:00Z">
              <w:tcPr>
                <w:tcW w:w="7110" w:type="dxa"/>
                <w:gridSpan w:val="2"/>
              </w:tcPr>
            </w:tcPrChange>
          </w:tcPr>
          <w:p w:rsidR="006B4BB2" w:rsidRDefault="006B4BB2" w:rsidP="006B4BB2">
            <w:pPr>
              <w:pStyle w:val="ListParagraph"/>
              <w:numPr>
                <w:ilvl w:val="1"/>
                <w:numId w:val="32"/>
              </w:numPr>
              <w:spacing w:after="160" w:line="259" w:lineRule="auto"/>
              <w:rPr>
                <w:ins w:id="262" w:author="Chokka,Deepthi Tejaswani" w:date="2020-06-29T11:13:00Z"/>
                <w:rFonts w:ascii="Times New Roman" w:hAnsi="Times New Roman"/>
                <w:szCs w:val="24"/>
              </w:rPr>
              <w:pPrChange w:id="263" w:author="Chokka,Deepthi Tejaswani" w:date="2020-06-29T11:14:00Z">
                <w:pPr>
                  <w:pStyle w:val="ListParagraph"/>
                  <w:numPr>
                    <w:numId w:val="32"/>
                  </w:numPr>
                  <w:spacing w:after="160" w:line="259" w:lineRule="auto"/>
                  <w:ind w:left="360" w:hanging="360"/>
                </w:pPr>
              </w:pPrChange>
            </w:pPr>
            <w:ins w:id="264" w:author="Chokka,Deepthi Tejaswani" w:date="2020-06-29T11:14:00Z">
              <w:r>
                <w:rPr>
                  <w:rFonts w:ascii="Times New Roman" w:hAnsi="Times New Roman"/>
                  <w:szCs w:val="24"/>
                </w:rPr>
                <w:t xml:space="preserve"> </w:t>
              </w:r>
            </w:ins>
            <w:ins w:id="265" w:author="Chokka,Deepthi Tejaswani" w:date="2020-06-29T13:53:00Z">
              <w:r w:rsidR="00A0455B">
                <w:rPr>
                  <w:rFonts w:ascii="Times New Roman" w:hAnsi="Times New Roman"/>
                  <w:szCs w:val="24"/>
                </w:rPr>
                <w:t>References</w:t>
              </w:r>
            </w:ins>
          </w:p>
        </w:tc>
        <w:tc>
          <w:tcPr>
            <w:tcW w:w="2335" w:type="dxa"/>
            <w:tcPrChange w:id="266" w:author="Chokka,Deepthi Tejaswani" w:date="2020-06-29T14:24:00Z">
              <w:tcPr>
                <w:tcW w:w="2335" w:type="dxa"/>
                <w:gridSpan w:val="2"/>
              </w:tcPr>
            </w:tcPrChange>
          </w:tcPr>
          <w:p w:rsidR="006B4BB2" w:rsidRPr="00655288" w:rsidRDefault="00E705C3" w:rsidP="00655288">
            <w:pPr>
              <w:spacing w:after="160" w:line="259" w:lineRule="auto"/>
              <w:jc w:val="center"/>
              <w:rPr>
                <w:ins w:id="267" w:author="Chokka,Deepthi Tejaswani" w:date="2020-06-29T11:13:00Z"/>
                <w:rFonts w:ascii="Times New Roman" w:hAnsi="Times New Roman"/>
                <w:szCs w:val="24"/>
              </w:rPr>
            </w:pPr>
            <w:ins w:id="268" w:author="Chokka,Deepthi Tejaswani" w:date="2020-06-29T14:23:00Z">
              <w:r>
                <w:rPr>
                  <w:rFonts w:ascii="Times New Roman" w:hAnsi="Times New Roman"/>
                  <w:szCs w:val="24"/>
                </w:rPr>
                <w:t>21</w:t>
              </w:r>
            </w:ins>
          </w:p>
        </w:tc>
      </w:tr>
    </w:tbl>
    <w:p w:rsidR="005C16EE" w:rsidRPr="00E0147F" w:rsidRDefault="005C16EE" w:rsidP="00655288">
      <w:pPr>
        <w:spacing w:after="160" w:line="259" w:lineRule="auto"/>
        <w:rPr>
          <w:rFonts w:ascii="Times New Roman" w:eastAsia="Times New Roman" w:hAnsi="Times New Roman"/>
        </w:rPr>
        <w:sectPr w:rsidR="005C16EE" w:rsidRPr="00E0147F">
          <w:headerReference w:type="default" r:id="rId7"/>
          <w:footerReference w:type="default" r:id="rId8"/>
          <w:pgSz w:w="12240" w:h="15840"/>
          <w:pgMar w:top="1440" w:right="1440" w:bottom="1440" w:left="1440" w:header="720" w:footer="720" w:gutter="0"/>
          <w:pgNumType w:fmt="lowerRoman" w:start="1"/>
          <w:cols w:space="720"/>
          <w:titlePg/>
        </w:sectPr>
      </w:pP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bookmarkStart w:id="275" w:name="_GoBack"/>
      <w:bookmarkEnd w:id="275"/>
    </w:p>
    <w:p w:rsidR="005C16EE" w:rsidRPr="00E0147F" w:rsidRDefault="005C16EE" w:rsidP="005C16EE">
      <w:pPr>
        <w:pStyle w:val="Title"/>
        <w:rPr>
          <w:rStyle w:val="Strong"/>
          <w:rFonts w:ascii="Times New Roman" w:hAnsi="Times New Roman"/>
          <w:b/>
        </w:rPr>
      </w:pPr>
      <w:r w:rsidRPr="00E0147F">
        <w:rPr>
          <w:rStyle w:val="Strong"/>
          <w:rFonts w:ascii="Times New Roman" w:hAnsi="Times New Roman"/>
          <w:b/>
        </w:rPr>
        <w:lastRenderedPageBreak/>
        <w:t>1. Introduction</w:t>
      </w:r>
    </w:p>
    <w:p w:rsidR="005C16EE" w:rsidRPr="00E0147F" w:rsidRDefault="005C16EE" w:rsidP="005C16EE">
      <w:pPr>
        <w:pStyle w:val="Heading1"/>
        <w:rPr>
          <w:rFonts w:ascii="Times New Roman" w:hAnsi="Times New Roman"/>
        </w:rPr>
      </w:pPr>
    </w:p>
    <w:p w:rsidR="005C16EE" w:rsidRPr="00E0147F" w:rsidRDefault="005C16EE" w:rsidP="005C16EE">
      <w:pPr>
        <w:pStyle w:val="Heading1"/>
        <w:numPr>
          <w:ilvl w:val="1"/>
          <w:numId w:val="6"/>
        </w:numPr>
        <w:rPr>
          <w:rFonts w:ascii="Times New Roman" w:hAnsi="Times New Roman"/>
        </w:rPr>
      </w:pPr>
      <w:r w:rsidRPr="00E0147F">
        <w:rPr>
          <w:rFonts w:ascii="Times New Roman" w:hAnsi="Times New Roman"/>
        </w:rPr>
        <w:t>Purpose</w:t>
      </w:r>
    </w:p>
    <w:p w:rsidR="006C4BE9" w:rsidRPr="006C4BE9" w:rsidRDefault="00F44F03" w:rsidP="006C4BE9">
      <w:pPr>
        <w:ind w:left="360"/>
        <w:rPr>
          <w:ins w:id="276" w:author="Chokka,Deepthi Tejaswani" w:date="2020-06-20T21:56:00Z"/>
          <w:rFonts w:ascii="Times New Roman" w:hAnsi="Times New Roman"/>
        </w:rPr>
      </w:pPr>
      <w:ins w:id="277" w:author="Chokka,Deepthi Tejaswani" w:date="2020-06-20T22:03:00Z">
        <w:r>
          <w:rPr>
            <w:rFonts w:ascii="Times New Roman" w:hAnsi="Times New Roman"/>
          </w:rPr>
          <w:tab/>
        </w:r>
      </w:ins>
      <w:del w:id="278" w:author="Chokka,Deepthi Tejaswani" w:date="2020-06-20T22:03:00Z">
        <w:r w:rsidR="00E0147F" w:rsidDel="00F44F03">
          <w:rPr>
            <w:rFonts w:ascii="Times New Roman" w:hAnsi="Times New Roman"/>
          </w:rPr>
          <w:tab/>
        </w:r>
      </w:del>
      <w:ins w:id="279" w:author="Chokka,Deepthi Tejaswani" w:date="2020-06-20T21:56:00Z">
        <w:r w:rsidR="006C4BE9" w:rsidRPr="006C4BE9">
          <w:rPr>
            <w:rFonts w:ascii="Times New Roman" w:hAnsi="Times New Roman"/>
          </w:rPr>
          <w:t>E-commerce is fast gaining ground as an accepted and used business paradigm. More and more business houses are implementing mobile apps providing functionality for performing commercial transactions over the web. It is reasonable to say that the process of shopping on the web is becoming commonplace.</w:t>
        </w:r>
      </w:ins>
    </w:p>
    <w:p w:rsidR="006C4BE9" w:rsidRPr="006C4BE9" w:rsidRDefault="006C4BE9" w:rsidP="006C4BE9">
      <w:pPr>
        <w:ind w:left="360"/>
        <w:rPr>
          <w:ins w:id="280" w:author="Chokka,Deepthi Tejaswani" w:date="2020-06-20T21:56:00Z"/>
          <w:rFonts w:ascii="Times New Roman" w:hAnsi="Times New Roman"/>
        </w:rPr>
      </w:pPr>
    </w:p>
    <w:p w:rsidR="006C4BE9" w:rsidRPr="006C4BE9" w:rsidRDefault="00F44F03" w:rsidP="006C4BE9">
      <w:pPr>
        <w:ind w:left="360"/>
        <w:rPr>
          <w:ins w:id="281" w:author="Chokka,Deepthi Tejaswani" w:date="2020-06-20T21:56:00Z"/>
          <w:rFonts w:ascii="Times New Roman" w:hAnsi="Times New Roman"/>
        </w:rPr>
      </w:pPr>
      <w:ins w:id="282" w:author="Chokka,Deepthi Tejaswani" w:date="2020-06-20T22:03:00Z">
        <w:r>
          <w:rPr>
            <w:rFonts w:ascii="Times New Roman" w:hAnsi="Times New Roman"/>
          </w:rPr>
          <w:tab/>
        </w:r>
      </w:ins>
      <w:ins w:id="283" w:author="Chokka,Deepthi Tejaswani" w:date="2020-06-20T21:56:00Z">
        <w:r w:rsidR="006C4BE9" w:rsidRPr="006C4BE9">
          <w:rPr>
            <w:rFonts w:ascii="Times New Roman" w:hAnsi="Times New Roman"/>
          </w:rPr>
          <w:t xml:space="preserve">The prime objective of this project is to develop a general-purpose e-commerce store where products for pets like food and their toys can be bought from the comfort of home through the Internet. An online store is a virtual store on the Internet where customers can browse the category and select products of interest. </w:t>
        </w:r>
      </w:ins>
    </w:p>
    <w:p w:rsidR="006C4BE9" w:rsidRPr="006C4BE9" w:rsidRDefault="006C4BE9" w:rsidP="006C4BE9">
      <w:pPr>
        <w:ind w:left="360"/>
        <w:rPr>
          <w:ins w:id="284" w:author="Chokka,Deepthi Tejaswani" w:date="2020-06-20T21:56:00Z"/>
          <w:rFonts w:ascii="Times New Roman" w:hAnsi="Times New Roman"/>
        </w:rPr>
      </w:pPr>
    </w:p>
    <w:p w:rsidR="005C16EE" w:rsidRPr="00E0147F" w:rsidDel="006C4BE9" w:rsidRDefault="00F44F03">
      <w:pPr>
        <w:ind w:left="360"/>
        <w:rPr>
          <w:del w:id="285" w:author="Chokka,Deepthi Tejaswani" w:date="2020-06-20T21:56:00Z"/>
          <w:rFonts w:ascii="Times New Roman" w:hAnsi="Times New Roman"/>
        </w:rPr>
      </w:pPr>
      <w:ins w:id="286" w:author="Chokka,Deepthi Tejaswani" w:date="2020-06-20T21:56:00Z">
        <w:r>
          <w:rPr>
            <w:rFonts w:ascii="Times New Roman" w:hAnsi="Times New Roman"/>
          </w:rPr>
          <w:tab/>
        </w:r>
        <w:r w:rsidR="006C4BE9" w:rsidRPr="006C4BE9">
          <w:rPr>
            <w:rFonts w:ascii="Times New Roman" w:hAnsi="Times New Roman"/>
          </w:rPr>
          <w:t>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credit card number. An e-mail notification is sent to the customer as soon as the order is placed.</w:t>
        </w:r>
      </w:ins>
      <w:del w:id="287" w:author="Chokka,Deepthi Tejaswani" w:date="2020-06-20T21:56:00Z">
        <w:r w:rsidR="005C16EE" w:rsidRPr="00E0147F" w:rsidDel="006C4BE9">
          <w:rPr>
            <w:rFonts w:ascii="Times New Roman" w:hAnsi="Times New Roman"/>
          </w:rPr>
          <w:delText>E-commerce is fast gaining ground as an accepted and used business paradigm. More and more business houses are implementing mobile apps providing functionality for performing commercial transactions over the web. It is reasonable to say that the process of shopping on the web is becoming commonplace.</w:delText>
        </w:r>
      </w:del>
    </w:p>
    <w:p w:rsidR="005C16EE" w:rsidRPr="00E0147F" w:rsidDel="006C4BE9" w:rsidRDefault="005C16EE">
      <w:pPr>
        <w:ind w:left="360"/>
        <w:rPr>
          <w:del w:id="288" w:author="Chokka,Deepthi Tejaswani" w:date="2020-06-20T21:56:00Z"/>
          <w:rFonts w:ascii="Times New Roman" w:hAnsi="Times New Roman"/>
        </w:rPr>
        <w:pPrChange w:id="289" w:author="Chokka,Deepthi Tejaswani" w:date="2020-06-20T21:56:00Z">
          <w:pPr/>
        </w:pPrChange>
      </w:pPr>
    </w:p>
    <w:p w:rsidR="00E0147F" w:rsidDel="006C4BE9" w:rsidRDefault="00E0147F">
      <w:pPr>
        <w:ind w:left="360"/>
        <w:rPr>
          <w:del w:id="290" w:author="Chokka,Deepthi Tejaswani" w:date="2020-06-20T21:56:00Z"/>
          <w:rFonts w:ascii="Times New Roman" w:hAnsi="Times New Roman"/>
        </w:rPr>
      </w:pPr>
      <w:del w:id="291" w:author="Chokka,Deepthi Tejaswani" w:date="2020-06-20T21:56:00Z">
        <w:r w:rsidDel="006C4BE9">
          <w:rPr>
            <w:rFonts w:ascii="Times New Roman" w:hAnsi="Times New Roman"/>
          </w:rPr>
          <w:tab/>
        </w:r>
        <w:r w:rsidR="005C16EE" w:rsidRPr="00E0147F" w:rsidDel="006C4BE9">
          <w:rPr>
            <w:rFonts w:ascii="Times New Roman" w:hAnsi="Times New Roman"/>
          </w:rPr>
          <w:delText xml:space="preserve">The prime objective of this project is to develop a general purpose e-commerce store where products for pets like food, and their toys can be bought from the comfort of home through the Internet. An online store is a virtual store on the Internet where customers can browse the category and select products of interest. </w:delText>
        </w:r>
      </w:del>
    </w:p>
    <w:p w:rsidR="00E0147F" w:rsidDel="006C4BE9" w:rsidRDefault="00E0147F">
      <w:pPr>
        <w:ind w:left="360"/>
        <w:rPr>
          <w:del w:id="292" w:author="Chokka,Deepthi Tejaswani" w:date="2020-06-20T21:56:00Z"/>
          <w:rFonts w:ascii="Times New Roman" w:hAnsi="Times New Roman"/>
        </w:rPr>
        <w:pPrChange w:id="293" w:author="Chokka,Deepthi Tejaswani" w:date="2020-06-20T21:56:00Z">
          <w:pPr/>
        </w:pPrChange>
      </w:pPr>
    </w:p>
    <w:p w:rsidR="005C16EE" w:rsidRPr="00E0147F" w:rsidRDefault="00E0147F">
      <w:pPr>
        <w:ind w:left="360"/>
        <w:rPr>
          <w:rFonts w:ascii="Times New Roman" w:hAnsi="Times New Roman"/>
        </w:rPr>
      </w:pPr>
      <w:del w:id="294" w:author="Chokka,Deepthi Tejaswani" w:date="2020-06-20T21:56:00Z">
        <w:r w:rsidDel="006C4BE9">
          <w:rPr>
            <w:rFonts w:ascii="Times New Roman" w:hAnsi="Times New Roman"/>
          </w:rPr>
          <w:tab/>
        </w:r>
        <w:r w:rsidR="005C16EE" w:rsidRPr="00E0147F" w:rsidDel="006C4BE9">
          <w:rPr>
            <w:rFonts w:ascii="Times New Roman" w:hAnsi="Times New Roman"/>
          </w:rPr>
          <w:delText>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credit card number. An e-mail notification is sent to the customer as soon as the order is placed.</w:delText>
        </w:r>
      </w:del>
    </w:p>
    <w:p w:rsidR="005C16EE" w:rsidRPr="00E0147F" w:rsidRDefault="005C16EE" w:rsidP="005C16EE">
      <w:pPr>
        <w:pStyle w:val="Title"/>
        <w:rPr>
          <w:rStyle w:val="Strong"/>
          <w:rFonts w:ascii="Times New Roman" w:hAnsi="Times New Roman"/>
        </w:rPr>
      </w:pPr>
    </w:p>
    <w:p w:rsidR="005C16EE" w:rsidRPr="00E0147F" w:rsidRDefault="005C16EE" w:rsidP="004B1E75">
      <w:pPr>
        <w:pStyle w:val="Heading1"/>
        <w:numPr>
          <w:ilvl w:val="1"/>
          <w:numId w:val="6"/>
        </w:numPr>
        <w:rPr>
          <w:rStyle w:val="Strong"/>
          <w:rFonts w:ascii="Times New Roman" w:hAnsi="Times New Roman"/>
          <w:b/>
        </w:rPr>
      </w:pPr>
      <w:r w:rsidRPr="00E0147F">
        <w:rPr>
          <w:rStyle w:val="Strong"/>
          <w:rFonts w:ascii="Times New Roman" w:hAnsi="Times New Roman"/>
          <w:b/>
        </w:rPr>
        <w:t>Scope</w:t>
      </w:r>
    </w:p>
    <w:p w:rsidR="005C16EE" w:rsidRPr="00E0147F" w:rsidRDefault="005C16EE" w:rsidP="005C16EE">
      <w:pPr>
        <w:pStyle w:val="Title"/>
        <w:ind w:left="1080"/>
        <w:jc w:val="left"/>
        <w:rPr>
          <w:rStyle w:val="Strong"/>
          <w:rFonts w:ascii="Times New Roman" w:hAnsi="Times New Roman"/>
        </w:rPr>
      </w:pPr>
    </w:p>
    <w:p w:rsidR="00F44F03" w:rsidRPr="00F44F03" w:rsidRDefault="00F44F03">
      <w:pPr>
        <w:pStyle w:val="NormalWeb"/>
        <w:spacing w:before="0" w:beforeAutospacing="0" w:after="0" w:afterAutospacing="0"/>
        <w:ind w:left="360"/>
        <w:rPr>
          <w:ins w:id="295" w:author="Chokka,Deepthi Tejaswani" w:date="2020-06-20T22:01:00Z"/>
          <w:color w:val="0E101A"/>
        </w:rPr>
        <w:pPrChange w:id="296" w:author="Chokka,Deepthi Tejaswani" w:date="2020-06-20T22:03:00Z">
          <w:pPr>
            <w:pStyle w:val="NormalWeb"/>
            <w:spacing w:before="0" w:beforeAutospacing="0" w:after="0" w:afterAutospacing="0"/>
          </w:pPr>
        </w:pPrChange>
      </w:pPr>
      <w:ins w:id="297" w:author="Chokka,Deepthi Tejaswani" w:date="2020-06-20T22:03:00Z">
        <w:r>
          <w:rPr>
            <w:shd w:val="clear" w:color="auto" w:fill="FFFFFF"/>
          </w:rPr>
          <w:tab/>
        </w:r>
      </w:ins>
      <w:del w:id="298" w:author="Chokka,Deepthi Tejaswani" w:date="2020-06-20T22:01:00Z">
        <w:r w:rsidR="00E0147F" w:rsidDel="00F44F03">
          <w:rPr>
            <w:shd w:val="clear" w:color="auto" w:fill="FFFFFF"/>
          </w:rPr>
          <w:tab/>
        </w:r>
        <w:r w:rsidR="00E0147F" w:rsidDel="00F44F03">
          <w:rPr>
            <w:shd w:val="clear" w:color="auto" w:fill="FFFFFF"/>
          </w:rPr>
          <w:tab/>
        </w:r>
      </w:del>
      <w:ins w:id="299" w:author="Chokka,Deepthi Tejaswani" w:date="2020-06-20T22:01:00Z">
        <w:r w:rsidRPr="00F44F03">
          <w:rPr>
            <w:color w:val="0E101A"/>
          </w:rPr>
          <w:t>10 years ago, when the idea of having a website was in its infancy, only a bunch of academics went ahead to launch their websites and eventually made the most of its ability to reach to the masses. History is repeating itself with the advent of smartphone apps. Yet again, only a small percentage of E-commerce academics have their apps built so far while the rest is continuing to lose on the opportunity.</w:t>
        </w:r>
        <w:r w:rsidRPr="00F44F03">
          <w:rPr>
            <w:b/>
            <w:bCs/>
            <w:iCs/>
            <w:color w:val="0E101A"/>
            <w:rPrChange w:id="300" w:author="Chokka,Deepthi Tejaswani" w:date="2020-06-20T22:02:00Z">
              <w:rPr>
                <w:b/>
                <w:bCs/>
                <w:i/>
                <w:iCs/>
                <w:color w:val="0E101A"/>
              </w:rPr>
            </w:rPrChange>
          </w:rPr>
          <w:t> </w:t>
        </w:r>
      </w:ins>
    </w:p>
    <w:p w:rsidR="00F44F03" w:rsidRPr="00F44F03" w:rsidRDefault="00F44F03">
      <w:pPr>
        <w:tabs>
          <w:tab w:val="clear" w:pos="180"/>
          <w:tab w:val="clear" w:pos="360"/>
          <w:tab w:val="clear" w:pos="720"/>
        </w:tabs>
        <w:ind w:left="360" w:firstLine="360"/>
        <w:rPr>
          <w:ins w:id="301" w:author="Chokka,Deepthi Tejaswani" w:date="2020-06-20T22:01:00Z"/>
          <w:rFonts w:ascii="Times New Roman" w:eastAsia="Times New Roman" w:hAnsi="Times New Roman"/>
          <w:color w:val="0E101A"/>
          <w:szCs w:val="24"/>
        </w:rPr>
        <w:pPrChange w:id="302" w:author="Chokka,Deepthi Tejaswani" w:date="2020-06-20T22:03:00Z">
          <w:pPr>
            <w:tabs>
              <w:tab w:val="clear" w:pos="180"/>
              <w:tab w:val="clear" w:pos="360"/>
              <w:tab w:val="clear" w:pos="720"/>
            </w:tabs>
          </w:pPr>
        </w:pPrChange>
      </w:pPr>
      <w:ins w:id="303" w:author="Chokka,Deepthi Tejaswani" w:date="2020-06-20T22:01:00Z">
        <w:r w:rsidRPr="00F44F03">
          <w:rPr>
            <w:rFonts w:ascii="Times New Roman" w:eastAsia="Times New Roman" w:hAnsi="Times New Roman"/>
            <w:iCs/>
            <w:color w:val="0E101A"/>
            <w:szCs w:val="24"/>
            <w:rPrChange w:id="304" w:author="Chokka,Deepthi Tejaswani" w:date="2020-06-20T22:02:00Z">
              <w:rPr>
                <w:rFonts w:ascii="Times New Roman" w:eastAsia="Times New Roman" w:hAnsi="Times New Roman"/>
                <w:i/>
                <w:iCs/>
                <w:color w:val="0E101A"/>
                <w:szCs w:val="24"/>
              </w:rPr>
            </w:rPrChange>
          </w:rPr>
          <w:t>With mobile applications, customers can interact in the simplest and easiest of the way with enormous products and services. The products and services on sale can be easily viewed along with their descriptions and all other details. All users would have to do is touch, speak or type on their smartphones to connect to these apps. With mobile applications, users are always connected to diverse applications, options that in a very easy manner.</w:t>
        </w:r>
      </w:ins>
    </w:p>
    <w:p w:rsidR="00F44F03" w:rsidRPr="00F44F03" w:rsidRDefault="00F44F03">
      <w:pPr>
        <w:tabs>
          <w:tab w:val="clear" w:pos="180"/>
          <w:tab w:val="clear" w:pos="360"/>
          <w:tab w:val="clear" w:pos="720"/>
        </w:tabs>
        <w:ind w:left="360" w:firstLine="360"/>
        <w:rPr>
          <w:ins w:id="305" w:author="Chokka,Deepthi Tejaswani" w:date="2020-06-20T22:01:00Z"/>
          <w:rFonts w:ascii="Times New Roman" w:eastAsia="Times New Roman" w:hAnsi="Times New Roman"/>
          <w:color w:val="0E101A"/>
          <w:szCs w:val="24"/>
        </w:rPr>
        <w:pPrChange w:id="306" w:author="Chokka,Deepthi Tejaswani" w:date="2020-06-20T22:03:00Z">
          <w:pPr>
            <w:tabs>
              <w:tab w:val="clear" w:pos="180"/>
              <w:tab w:val="clear" w:pos="360"/>
              <w:tab w:val="clear" w:pos="720"/>
            </w:tabs>
          </w:pPr>
        </w:pPrChange>
      </w:pPr>
      <w:ins w:id="307" w:author="Chokka,Deepthi Tejaswani" w:date="2020-06-20T22:01:00Z">
        <w:r w:rsidRPr="00F44F03">
          <w:rPr>
            <w:rFonts w:ascii="Times New Roman" w:eastAsia="Times New Roman" w:hAnsi="Times New Roman"/>
            <w:color w:val="0E101A"/>
            <w:szCs w:val="24"/>
          </w:rPr>
          <w:t>With e-commerce mobile applications, it is estimated that the sales might increase by 30 times in the next five years. Ecommerce mobile applications offer notifications and other important details that send out alerts to customers as soon as a particular event takes place. These notifications could be everything from product news, sale offers, events, or things that a company implements for taking on its strategies.</w:t>
        </w:r>
      </w:ins>
    </w:p>
    <w:p w:rsidR="00F44F03" w:rsidRPr="00F44F03" w:rsidRDefault="00F44F03">
      <w:pPr>
        <w:tabs>
          <w:tab w:val="clear" w:pos="180"/>
          <w:tab w:val="clear" w:pos="360"/>
          <w:tab w:val="clear" w:pos="720"/>
        </w:tabs>
        <w:ind w:left="360" w:firstLine="360"/>
        <w:rPr>
          <w:ins w:id="308" w:author="Chokka,Deepthi Tejaswani" w:date="2020-06-20T22:01:00Z"/>
          <w:rFonts w:ascii="Times New Roman" w:eastAsia="Times New Roman" w:hAnsi="Times New Roman"/>
          <w:color w:val="0E101A"/>
          <w:szCs w:val="24"/>
        </w:rPr>
        <w:pPrChange w:id="309" w:author="Chokka,Deepthi Tejaswani" w:date="2020-06-20T22:03:00Z">
          <w:pPr>
            <w:tabs>
              <w:tab w:val="clear" w:pos="180"/>
              <w:tab w:val="clear" w:pos="360"/>
              <w:tab w:val="clear" w:pos="720"/>
            </w:tabs>
          </w:pPr>
        </w:pPrChange>
      </w:pPr>
      <w:ins w:id="310" w:author="Chokka,Deepthi Tejaswani" w:date="2020-06-20T22:01:00Z">
        <w:r w:rsidRPr="00F44F03">
          <w:rPr>
            <w:rFonts w:ascii="Times New Roman" w:eastAsia="Times New Roman" w:hAnsi="Times New Roman"/>
            <w:color w:val="0E101A"/>
            <w:szCs w:val="24"/>
          </w:rPr>
          <w:t>There are many benefits with E-commerce Mobile Application for customers which are as follows.</w:t>
        </w:r>
      </w:ins>
    </w:p>
    <w:p w:rsidR="00F44F03" w:rsidRPr="00F44F03" w:rsidRDefault="00F44F03" w:rsidP="00F44F03">
      <w:pPr>
        <w:numPr>
          <w:ilvl w:val="0"/>
          <w:numId w:val="34"/>
        </w:numPr>
        <w:tabs>
          <w:tab w:val="clear" w:pos="180"/>
          <w:tab w:val="clear" w:pos="360"/>
        </w:tabs>
        <w:rPr>
          <w:ins w:id="311" w:author="Chokka,Deepthi Tejaswani" w:date="2020-06-20T22:01:00Z"/>
          <w:rFonts w:ascii="Times New Roman" w:eastAsia="Times New Roman" w:hAnsi="Times New Roman"/>
          <w:color w:val="0E101A"/>
          <w:szCs w:val="24"/>
        </w:rPr>
      </w:pPr>
      <w:ins w:id="312" w:author="Chokka,Deepthi Tejaswani" w:date="2020-06-20T22:01:00Z">
        <w:r w:rsidRPr="00F44F03">
          <w:rPr>
            <w:rFonts w:ascii="Times New Roman" w:eastAsia="Times New Roman" w:hAnsi="Times New Roman"/>
            <w:color w:val="0E101A"/>
            <w:szCs w:val="24"/>
          </w:rPr>
          <w:t>Easier Registration process.</w:t>
        </w:r>
      </w:ins>
    </w:p>
    <w:p w:rsidR="00F44F03" w:rsidRPr="00F44F03" w:rsidRDefault="00F44F03" w:rsidP="00F44F03">
      <w:pPr>
        <w:numPr>
          <w:ilvl w:val="0"/>
          <w:numId w:val="34"/>
        </w:numPr>
        <w:tabs>
          <w:tab w:val="clear" w:pos="180"/>
          <w:tab w:val="clear" w:pos="360"/>
        </w:tabs>
        <w:rPr>
          <w:ins w:id="313" w:author="Chokka,Deepthi Tejaswani" w:date="2020-06-20T22:01:00Z"/>
          <w:rFonts w:ascii="Times New Roman" w:eastAsia="Times New Roman" w:hAnsi="Times New Roman"/>
          <w:color w:val="0E101A"/>
          <w:szCs w:val="24"/>
        </w:rPr>
      </w:pPr>
      <w:ins w:id="314" w:author="Chokka,Deepthi Tejaswani" w:date="2020-06-20T22:01:00Z">
        <w:r w:rsidRPr="00F44F03">
          <w:rPr>
            <w:rFonts w:ascii="Times New Roman" w:eastAsia="Times New Roman" w:hAnsi="Times New Roman"/>
            <w:color w:val="0E101A"/>
            <w:szCs w:val="24"/>
          </w:rPr>
          <w:t>Few clicks away to purchase an online product.</w:t>
        </w:r>
      </w:ins>
    </w:p>
    <w:p w:rsidR="00F44F03" w:rsidRPr="00F44F03" w:rsidRDefault="00F44F03" w:rsidP="00F44F03">
      <w:pPr>
        <w:numPr>
          <w:ilvl w:val="0"/>
          <w:numId w:val="34"/>
        </w:numPr>
        <w:tabs>
          <w:tab w:val="clear" w:pos="180"/>
          <w:tab w:val="clear" w:pos="360"/>
        </w:tabs>
        <w:rPr>
          <w:ins w:id="315" w:author="Chokka,Deepthi Tejaswani" w:date="2020-06-20T22:01:00Z"/>
          <w:rFonts w:ascii="Times New Roman" w:eastAsia="Times New Roman" w:hAnsi="Times New Roman"/>
          <w:color w:val="0E101A"/>
          <w:szCs w:val="24"/>
        </w:rPr>
      </w:pPr>
      <w:ins w:id="316" w:author="Chokka,Deepthi Tejaswani" w:date="2020-06-20T22:01:00Z">
        <w:r w:rsidRPr="00F44F03">
          <w:rPr>
            <w:rFonts w:ascii="Times New Roman" w:eastAsia="Times New Roman" w:hAnsi="Times New Roman"/>
            <w:color w:val="0E101A"/>
            <w:szCs w:val="24"/>
          </w:rPr>
          <w:t>More reliable navigation than a web application.</w:t>
        </w:r>
      </w:ins>
    </w:p>
    <w:p w:rsidR="00F44F03" w:rsidRPr="00F44F03" w:rsidRDefault="00F44F03" w:rsidP="00F44F03">
      <w:pPr>
        <w:numPr>
          <w:ilvl w:val="0"/>
          <w:numId w:val="34"/>
        </w:numPr>
        <w:tabs>
          <w:tab w:val="clear" w:pos="180"/>
          <w:tab w:val="clear" w:pos="360"/>
        </w:tabs>
        <w:rPr>
          <w:ins w:id="317" w:author="Chokka,Deepthi Tejaswani" w:date="2020-06-20T22:01:00Z"/>
          <w:rFonts w:ascii="Times New Roman" w:eastAsia="Times New Roman" w:hAnsi="Times New Roman"/>
          <w:color w:val="0E101A"/>
          <w:szCs w:val="24"/>
        </w:rPr>
      </w:pPr>
      <w:ins w:id="318" w:author="Chokka,Deepthi Tejaswani" w:date="2020-06-20T22:01:00Z">
        <w:r w:rsidRPr="00F44F03">
          <w:rPr>
            <w:rFonts w:ascii="Times New Roman" w:eastAsia="Times New Roman" w:hAnsi="Times New Roman"/>
            <w:color w:val="0E101A"/>
            <w:szCs w:val="24"/>
          </w:rPr>
          <w:lastRenderedPageBreak/>
          <w:t>Fastened Push notifications.</w:t>
        </w:r>
      </w:ins>
    </w:p>
    <w:p w:rsidR="00F44F03" w:rsidRPr="00F44F03" w:rsidRDefault="00F44F03" w:rsidP="00F44F03">
      <w:pPr>
        <w:numPr>
          <w:ilvl w:val="0"/>
          <w:numId w:val="34"/>
        </w:numPr>
        <w:tabs>
          <w:tab w:val="clear" w:pos="180"/>
          <w:tab w:val="clear" w:pos="360"/>
        </w:tabs>
        <w:rPr>
          <w:ins w:id="319" w:author="Chokka,Deepthi Tejaswani" w:date="2020-06-20T22:01:00Z"/>
          <w:rFonts w:ascii="Times New Roman" w:eastAsia="Times New Roman" w:hAnsi="Times New Roman"/>
          <w:color w:val="0E101A"/>
          <w:szCs w:val="24"/>
        </w:rPr>
      </w:pPr>
      <w:ins w:id="320" w:author="Chokka,Deepthi Tejaswani" w:date="2020-06-20T22:01:00Z">
        <w:r w:rsidRPr="00F44F03">
          <w:rPr>
            <w:rFonts w:ascii="Times New Roman" w:eastAsia="Times New Roman" w:hAnsi="Times New Roman"/>
            <w:color w:val="0E101A"/>
            <w:szCs w:val="24"/>
          </w:rPr>
          <w:t>Excellent user experience.</w:t>
        </w:r>
      </w:ins>
    </w:p>
    <w:p w:rsidR="00F44F03" w:rsidRPr="00F44F03" w:rsidRDefault="00F44F03" w:rsidP="00F44F03">
      <w:pPr>
        <w:numPr>
          <w:ilvl w:val="0"/>
          <w:numId w:val="34"/>
        </w:numPr>
        <w:tabs>
          <w:tab w:val="clear" w:pos="180"/>
          <w:tab w:val="clear" w:pos="360"/>
        </w:tabs>
        <w:rPr>
          <w:ins w:id="321" w:author="Chokka,Deepthi Tejaswani" w:date="2020-06-20T22:01:00Z"/>
          <w:rFonts w:ascii="Times New Roman" w:eastAsia="Times New Roman" w:hAnsi="Times New Roman"/>
          <w:color w:val="0E101A"/>
          <w:szCs w:val="24"/>
        </w:rPr>
      </w:pPr>
      <w:ins w:id="322" w:author="Chokka,Deepthi Tejaswani" w:date="2020-06-20T22:01:00Z">
        <w:r w:rsidRPr="00F44F03">
          <w:rPr>
            <w:rFonts w:ascii="Times New Roman" w:eastAsia="Times New Roman" w:hAnsi="Times New Roman"/>
            <w:color w:val="0E101A"/>
            <w:szCs w:val="24"/>
          </w:rPr>
          <w:t>Wish list option to shortlist the products.</w:t>
        </w:r>
      </w:ins>
    </w:p>
    <w:p w:rsidR="00F44F03" w:rsidRPr="00F44F03" w:rsidRDefault="00F44F03" w:rsidP="00F44F03">
      <w:pPr>
        <w:numPr>
          <w:ilvl w:val="0"/>
          <w:numId w:val="34"/>
        </w:numPr>
        <w:tabs>
          <w:tab w:val="clear" w:pos="180"/>
          <w:tab w:val="clear" w:pos="360"/>
        </w:tabs>
        <w:rPr>
          <w:ins w:id="323" w:author="Chokka,Deepthi Tejaswani" w:date="2020-06-20T22:01:00Z"/>
          <w:rFonts w:ascii="Times New Roman" w:eastAsia="Times New Roman" w:hAnsi="Times New Roman"/>
          <w:color w:val="0E101A"/>
          <w:szCs w:val="24"/>
        </w:rPr>
      </w:pPr>
      <w:ins w:id="324" w:author="Chokka,Deepthi Tejaswani" w:date="2020-06-20T22:01:00Z">
        <w:r w:rsidRPr="00F44F03">
          <w:rPr>
            <w:rFonts w:ascii="Times New Roman" w:eastAsia="Times New Roman" w:hAnsi="Times New Roman"/>
            <w:color w:val="0E101A"/>
            <w:szCs w:val="24"/>
          </w:rPr>
          <w:t>Easy to check out.</w:t>
        </w:r>
      </w:ins>
    </w:p>
    <w:p w:rsidR="00F44F03" w:rsidRPr="00F44F03" w:rsidRDefault="00F44F03" w:rsidP="00F44F03">
      <w:pPr>
        <w:numPr>
          <w:ilvl w:val="0"/>
          <w:numId w:val="34"/>
        </w:numPr>
        <w:tabs>
          <w:tab w:val="clear" w:pos="180"/>
          <w:tab w:val="clear" w:pos="360"/>
        </w:tabs>
        <w:rPr>
          <w:ins w:id="325" w:author="Chokka,Deepthi Tejaswani" w:date="2020-06-20T22:01:00Z"/>
          <w:rFonts w:ascii="Times New Roman" w:eastAsia="Times New Roman" w:hAnsi="Times New Roman"/>
          <w:color w:val="0E101A"/>
          <w:szCs w:val="24"/>
        </w:rPr>
      </w:pPr>
      <w:ins w:id="326" w:author="Chokka,Deepthi Tejaswani" w:date="2020-06-20T22:01:00Z">
        <w:r w:rsidRPr="00F44F03">
          <w:rPr>
            <w:rFonts w:ascii="Times New Roman" w:eastAsia="Times New Roman" w:hAnsi="Times New Roman"/>
            <w:color w:val="0E101A"/>
            <w:szCs w:val="24"/>
          </w:rPr>
          <w:t>Easy to filter and search for products.</w:t>
        </w:r>
      </w:ins>
    </w:p>
    <w:p w:rsidR="00F44F03" w:rsidRPr="00F44F03" w:rsidRDefault="00F44F03" w:rsidP="00F44F03">
      <w:pPr>
        <w:numPr>
          <w:ilvl w:val="0"/>
          <w:numId w:val="34"/>
        </w:numPr>
        <w:tabs>
          <w:tab w:val="clear" w:pos="180"/>
          <w:tab w:val="clear" w:pos="360"/>
        </w:tabs>
        <w:rPr>
          <w:ins w:id="327" w:author="Chokka,Deepthi Tejaswani" w:date="2020-06-20T22:01:00Z"/>
          <w:rFonts w:ascii="Times New Roman" w:eastAsia="Times New Roman" w:hAnsi="Times New Roman"/>
          <w:color w:val="0E101A"/>
          <w:szCs w:val="24"/>
        </w:rPr>
      </w:pPr>
      <w:ins w:id="328" w:author="Chokka,Deepthi Tejaswani" w:date="2020-06-20T22:01:00Z">
        <w:r w:rsidRPr="00F44F03">
          <w:rPr>
            <w:rFonts w:ascii="Times New Roman" w:eastAsia="Times New Roman" w:hAnsi="Times New Roman"/>
            <w:color w:val="0E101A"/>
            <w:szCs w:val="24"/>
          </w:rPr>
          <w:t>Offline mode.</w:t>
        </w:r>
      </w:ins>
    </w:p>
    <w:p w:rsidR="005C16EE" w:rsidRPr="00E0147F" w:rsidDel="00F44F03" w:rsidRDefault="005C16EE">
      <w:pPr>
        <w:spacing w:after="160" w:line="256" w:lineRule="auto"/>
        <w:ind w:left="270"/>
        <w:rPr>
          <w:del w:id="329" w:author="Chokka,Deepthi Tejaswani" w:date="2020-06-20T22:01:00Z"/>
          <w:rStyle w:val="Emphasis"/>
          <w:rFonts w:ascii="Times New Roman" w:hAnsi="Times New Roman"/>
          <w:b/>
          <w:i w:val="0"/>
          <w:szCs w:val="24"/>
        </w:rPr>
      </w:pPr>
      <w:del w:id="330" w:author="Chokka,Deepthi Tejaswani" w:date="2020-06-20T22:01:00Z">
        <w:r w:rsidRPr="00E0147F" w:rsidDel="00F44F03">
          <w:rPr>
            <w:rFonts w:ascii="Times New Roman" w:hAnsi="Times New Roman"/>
            <w:szCs w:val="24"/>
            <w:shd w:val="clear" w:color="auto" w:fill="FFFFFF"/>
          </w:rPr>
          <w:delText>10 years ago, when the idea of having a website was in its infancy, only a bunch of academics went ahead to launch their websites and eventually made the most of its ability to reach to the masses. The history is repeating itself with the advent of smartphone apps. Yet again, only a small percentage of E-commerce academics have their apps built so far while the rest is continuing to lose on the opportunity.</w:delText>
        </w:r>
        <w:r w:rsidRPr="00E0147F" w:rsidDel="00F44F03">
          <w:rPr>
            <w:rStyle w:val="Emphasis"/>
            <w:rFonts w:ascii="Times New Roman" w:hAnsi="Times New Roman"/>
            <w:b/>
            <w:i w:val="0"/>
            <w:szCs w:val="24"/>
          </w:rPr>
          <w:delText xml:space="preserve"> </w:delText>
        </w:r>
      </w:del>
    </w:p>
    <w:p w:rsidR="005C16EE" w:rsidRPr="00E0147F" w:rsidDel="00F44F03" w:rsidRDefault="00E0147F">
      <w:pPr>
        <w:spacing w:after="160" w:line="256" w:lineRule="auto"/>
        <w:ind w:left="270"/>
        <w:rPr>
          <w:del w:id="331" w:author="Chokka,Deepthi Tejaswani" w:date="2020-06-20T22:01:00Z"/>
          <w:rFonts w:ascii="Times New Roman" w:hAnsi="Times New Roman"/>
          <w:iCs/>
          <w:szCs w:val="24"/>
        </w:rPr>
      </w:pPr>
      <w:del w:id="332" w:author="Chokka,Deepthi Tejaswani" w:date="2020-06-20T22:01:00Z">
        <w:r w:rsidDel="00F44F03">
          <w:rPr>
            <w:rStyle w:val="Emphasis"/>
            <w:rFonts w:ascii="Times New Roman" w:hAnsi="Times New Roman"/>
            <w:i w:val="0"/>
            <w:szCs w:val="24"/>
          </w:rPr>
          <w:tab/>
        </w:r>
        <w:r w:rsidDel="00F44F03">
          <w:rPr>
            <w:rStyle w:val="Emphasis"/>
            <w:rFonts w:ascii="Times New Roman" w:hAnsi="Times New Roman"/>
            <w:i w:val="0"/>
            <w:szCs w:val="24"/>
          </w:rPr>
          <w:tab/>
        </w:r>
        <w:r w:rsidR="005C16EE" w:rsidRPr="00E0147F" w:rsidDel="00F44F03">
          <w:rPr>
            <w:rStyle w:val="Emphasis"/>
            <w:rFonts w:ascii="Times New Roman" w:hAnsi="Times New Roman"/>
            <w:i w:val="0"/>
            <w:szCs w:val="24"/>
          </w:rPr>
          <w:delText>With mobile applications, customers can interact in the simplest an easiest of way with enormous products and services. The products and services on sale can be easily viewed along with their descriptions and all other details. All users would have to do is touch, speak or type on their smartphones to connect to these apps. With mobile applications, users are always connected to diverse applications, options that in a very easy manner.</w:delText>
        </w:r>
      </w:del>
    </w:p>
    <w:p w:rsidR="005C16EE" w:rsidRPr="00E0147F" w:rsidDel="00F44F03" w:rsidRDefault="005C16EE">
      <w:pPr>
        <w:spacing w:after="160" w:line="256" w:lineRule="auto"/>
        <w:ind w:left="270"/>
        <w:rPr>
          <w:del w:id="333" w:author="Chokka,Deepthi Tejaswani" w:date="2020-06-20T22:01:00Z"/>
          <w:color w:val="0D0D0D"/>
        </w:rPr>
        <w:pPrChange w:id="334" w:author="Chokka,Deepthi Tejaswani" w:date="2020-06-20T22:01:00Z">
          <w:pPr>
            <w:pStyle w:val="NormalWeb"/>
            <w:shd w:val="clear" w:color="auto" w:fill="FFFFFF"/>
            <w:spacing w:before="0" w:beforeAutospacing="0" w:after="150" w:afterAutospacing="0"/>
            <w:ind w:left="270" w:firstLine="450"/>
          </w:pPr>
        </w:pPrChange>
      </w:pPr>
      <w:del w:id="335" w:author="Chokka,Deepthi Tejaswani" w:date="2020-06-20T22:01:00Z">
        <w:r w:rsidRPr="00E0147F" w:rsidDel="00F44F03">
          <w:rPr>
            <w:color w:val="0D0D0D"/>
          </w:rPr>
          <w:delText>With ecommerce mobile applications, it is estimated that the sales might increase by 30 times in the next five years. Ecommerce mobile applications offer notifications and other important details that send out alerts to customers as soon as a particular event takes place. These notifications could be everything from product news, sale offers, events, or things that a company implements for taking on its strategies.</w:delText>
        </w:r>
      </w:del>
    </w:p>
    <w:p w:rsidR="005C16EE" w:rsidRPr="00E0147F" w:rsidDel="00F44F03" w:rsidRDefault="005C16EE">
      <w:pPr>
        <w:spacing w:after="160" w:line="256" w:lineRule="auto"/>
        <w:ind w:left="270"/>
        <w:rPr>
          <w:del w:id="336" w:author="Chokka,Deepthi Tejaswani" w:date="2020-06-20T22:01:00Z"/>
          <w:color w:val="0D0D0D"/>
        </w:rPr>
        <w:pPrChange w:id="337" w:author="Chokka,Deepthi Tejaswani" w:date="2020-06-20T22:01:00Z">
          <w:pPr>
            <w:pStyle w:val="NormalWeb"/>
            <w:shd w:val="clear" w:color="auto" w:fill="FFFFFF"/>
            <w:spacing w:before="0" w:beforeAutospacing="0" w:after="150" w:afterAutospacing="0"/>
            <w:ind w:firstLine="270"/>
          </w:pPr>
        </w:pPrChange>
      </w:pPr>
      <w:del w:id="338" w:author="Chokka,Deepthi Tejaswani" w:date="2020-06-20T22:01:00Z">
        <w:r w:rsidRPr="00E0147F" w:rsidDel="00F44F03">
          <w:rPr>
            <w:color w:val="0D0D0D"/>
          </w:rPr>
          <w:delText>There are many benefits with E-comme</w:delText>
        </w:r>
        <w:r w:rsidR="00174E40" w:rsidDel="00F44F03">
          <w:rPr>
            <w:color w:val="0D0D0D"/>
          </w:rPr>
          <w:delText>rce Mobile Application Like as f</w:delText>
        </w:r>
        <w:r w:rsidRPr="00E0147F" w:rsidDel="00F44F03">
          <w:rPr>
            <w:color w:val="0D0D0D"/>
          </w:rPr>
          <w:delText>ollows.</w:delText>
        </w:r>
      </w:del>
    </w:p>
    <w:p w:rsidR="005C16EE" w:rsidRPr="00E0147F" w:rsidDel="00F44F03" w:rsidRDefault="005C16EE">
      <w:pPr>
        <w:spacing w:after="160" w:line="256" w:lineRule="auto"/>
        <w:ind w:left="270"/>
        <w:rPr>
          <w:del w:id="339" w:author="Chokka,Deepthi Tejaswani" w:date="2020-06-20T22:01:00Z"/>
        </w:rPr>
        <w:pPrChange w:id="340" w:author="Chokka,Deepthi Tejaswani" w:date="2020-06-20T22:01:00Z">
          <w:pPr>
            <w:pStyle w:val="ListParagraph"/>
            <w:numPr>
              <w:numId w:val="33"/>
            </w:numPr>
            <w:ind w:left="1440" w:hanging="360"/>
          </w:pPr>
        </w:pPrChange>
      </w:pPr>
      <w:del w:id="341" w:author="Chokka,Deepthi Tejaswani" w:date="2020-06-20T22:01:00Z">
        <w:r w:rsidRPr="00E0147F" w:rsidDel="00F44F03">
          <w:delText>Easier Registration process.</w:delText>
        </w:r>
      </w:del>
    </w:p>
    <w:p w:rsidR="005C16EE" w:rsidRPr="00E0147F" w:rsidDel="00F44F03" w:rsidRDefault="005C16EE">
      <w:pPr>
        <w:spacing w:after="160" w:line="256" w:lineRule="auto"/>
        <w:ind w:left="270"/>
        <w:rPr>
          <w:del w:id="342" w:author="Chokka,Deepthi Tejaswani" w:date="2020-06-20T22:01:00Z"/>
        </w:rPr>
        <w:pPrChange w:id="343" w:author="Chokka,Deepthi Tejaswani" w:date="2020-06-20T22:01:00Z">
          <w:pPr>
            <w:pStyle w:val="ListParagraph"/>
            <w:numPr>
              <w:numId w:val="33"/>
            </w:numPr>
            <w:ind w:left="1440" w:hanging="360"/>
          </w:pPr>
        </w:pPrChange>
      </w:pPr>
      <w:del w:id="344" w:author="Chokka,Deepthi Tejaswani" w:date="2020-06-20T22:01:00Z">
        <w:r w:rsidRPr="00E0147F" w:rsidDel="00F44F03">
          <w:delText>Fewer clicks away to purchase an online product.</w:delText>
        </w:r>
      </w:del>
    </w:p>
    <w:p w:rsidR="005C16EE" w:rsidRPr="00E0147F" w:rsidDel="00F44F03" w:rsidRDefault="005C16EE">
      <w:pPr>
        <w:spacing w:after="160" w:line="256" w:lineRule="auto"/>
        <w:ind w:left="270"/>
        <w:rPr>
          <w:del w:id="345" w:author="Chokka,Deepthi Tejaswani" w:date="2020-06-20T22:01:00Z"/>
        </w:rPr>
        <w:pPrChange w:id="346" w:author="Chokka,Deepthi Tejaswani" w:date="2020-06-20T22:01:00Z">
          <w:pPr>
            <w:pStyle w:val="ListParagraph"/>
            <w:numPr>
              <w:numId w:val="33"/>
            </w:numPr>
            <w:ind w:left="1440" w:hanging="360"/>
          </w:pPr>
        </w:pPrChange>
      </w:pPr>
      <w:del w:id="347" w:author="Chokka,Deepthi Tejaswani" w:date="2020-06-20T22:01:00Z">
        <w:r w:rsidRPr="00E0147F" w:rsidDel="00F44F03">
          <w:delText>Better navigation than a web application.</w:delText>
        </w:r>
      </w:del>
    </w:p>
    <w:p w:rsidR="005C16EE" w:rsidRPr="004B1E75" w:rsidDel="00F44F03" w:rsidRDefault="005C16EE">
      <w:pPr>
        <w:spacing w:after="160" w:line="256" w:lineRule="auto"/>
        <w:ind w:left="270"/>
        <w:rPr>
          <w:del w:id="348" w:author="Chokka,Deepthi Tejaswani" w:date="2020-06-20T22:01:00Z"/>
          <w:b/>
        </w:rPr>
        <w:pPrChange w:id="349" w:author="Chokka,Deepthi Tejaswani" w:date="2020-06-20T22:01:00Z">
          <w:pPr>
            <w:pStyle w:val="ListParagraph"/>
            <w:numPr>
              <w:numId w:val="33"/>
            </w:numPr>
            <w:ind w:left="1440" w:hanging="360"/>
          </w:pPr>
        </w:pPrChange>
      </w:pPr>
      <w:del w:id="350" w:author="Chokka,Deepthi Tejaswani" w:date="2020-06-20T22:01:00Z">
        <w:r w:rsidRPr="004B1E75" w:rsidDel="00F44F03">
          <w:delText xml:space="preserve">Fastened </w:delText>
        </w:r>
        <w:r w:rsidRPr="00E0147F" w:rsidDel="00F44F03">
          <w:delText>Push notifications.</w:delText>
        </w:r>
      </w:del>
    </w:p>
    <w:p w:rsidR="005C16EE" w:rsidRPr="00E0147F" w:rsidDel="00F44F03" w:rsidRDefault="005C16EE">
      <w:pPr>
        <w:spacing w:after="160" w:line="256" w:lineRule="auto"/>
        <w:ind w:left="270"/>
        <w:rPr>
          <w:del w:id="351" w:author="Chokka,Deepthi Tejaswani" w:date="2020-06-20T22:01:00Z"/>
        </w:rPr>
        <w:pPrChange w:id="352" w:author="Chokka,Deepthi Tejaswani" w:date="2020-06-20T22:01:00Z">
          <w:pPr>
            <w:pStyle w:val="ListParagraph"/>
            <w:numPr>
              <w:numId w:val="33"/>
            </w:numPr>
            <w:ind w:left="1440" w:hanging="360"/>
          </w:pPr>
        </w:pPrChange>
      </w:pPr>
      <w:del w:id="353" w:author="Chokka,Deepthi Tejaswani" w:date="2020-06-20T22:01:00Z">
        <w:r w:rsidRPr="00E0147F" w:rsidDel="00F44F03">
          <w:delText>Would have great user experience.</w:delText>
        </w:r>
      </w:del>
    </w:p>
    <w:p w:rsidR="005C16EE" w:rsidRPr="00E0147F" w:rsidDel="00F44F03" w:rsidRDefault="005C16EE">
      <w:pPr>
        <w:spacing w:after="160" w:line="256" w:lineRule="auto"/>
        <w:ind w:left="270"/>
        <w:rPr>
          <w:del w:id="354" w:author="Chokka,Deepthi Tejaswani" w:date="2020-06-20T22:01:00Z"/>
        </w:rPr>
        <w:pPrChange w:id="355" w:author="Chokka,Deepthi Tejaswani" w:date="2020-06-20T22:01:00Z">
          <w:pPr>
            <w:pStyle w:val="ListParagraph"/>
            <w:numPr>
              <w:numId w:val="33"/>
            </w:numPr>
            <w:ind w:left="1440" w:hanging="360"/>
          </w:pPr>
        </w:pPrChange>
      </w:pPr>
      <w:del w:id="356" w:author="Chokka,Deepthi Tejaswani" w:date="2020-06-20T22:01:00Z">
        <w:r w:rsidRPr="00E0147F" w:rsidDel="00F44F03">
          <w:delText>Wish list option to short list the products.</w:delText>
        </w:r>
      </w:del>
    </w:p>
    <w:p w:rsidR="005C16EE" w:rsidRPr="00E0147F" w:rsidDel="00F44F03" w:rsidRDefault="005C16EE">
      <w:pPr>
        <w:spacing w:after="160" w:line="256" w:lineRule="auto"/>
        <w:ind w:left="270"/>
        <w:rPr>
          <w:del w:id="357" w:author="Chokka,Deepthi Tejaswani" w:date="2020-06-20T22:01:00Z"/>
        </w:rPr>
        <w:pPrChange w:id="358" w:author="Chokka,Deepthi Tejaswani" w:date="2020-06-20T22:01:00Z">
          <w:pPr>
            <w:pStyle w:val="ListParagraph"/>
            <w:numPr>
              <w:numId w:val="33"/>
            </w:numPr>
            <w:ind w:left="1440" w:hanging="360"/>
          </w:pPr>
        </w:pPrChange>
      </w:pPr>
      <w:del w:id="359" w:author="Chokka,Deepthi Tejaswani" w:date="2020-06-20T22:01:00Z">
        <w:r w:rsidRPr="00E0147F" w:rsidDel="00F44F03">
          <w:delText>Easy to check out.</w:delText>
        </w:r>
      </w:del>
    </w:p>
    <w:p w:rsidR="005C16EE" w:rsidRPr="00E0147F" w:rsidDel="00F44F03" w:rsidRDefault="005C16EE">
      <w:pPr>
        <w:spacing w:after="160" w:line="256" w:lineRule="auto"/>
        <w:ind w:left="270"/>
        <w:rPr>
          <w:del w:id="360" w:author="Chokka,Deepthi Tejaswani" w:date="2020-06-20T22:01:00Z"/>
        </w:rPr>
        <w:pPrChange w:id="361" w:author="Chokka,Deepthi Tejaswani" w:date="2020-06-20T22:01:00Z">
          <w:pPr>
            <w:pStyle w:val="ListParagraph"/>
            <w:numPr>
              <w:numId w:val="33"/>
            </w:numPr>
            <w:ind w:left="1440" w:hanging="360"/>
          </w:pPr>
        </w:pPrChange>
      </w:pPr>
      <w:del w:id="362" w:author="Chokka,Deepthi Tejaswani" w:date="2020-06-20T22:01:00Z">
        <w:r w:rsidRPr="00E0147F" w:rsidDel="00F44F03">
          <w:delText>Easy to filter and search products.</w:delText>
        </w:r>
      </w:del>
    </w:p>
    <w:p w:rsidR="005C16EE" w:rsidRPr="00E0147F" w:rsidRDefault="005C16EE">
      <w:pPr>
        <w:spacing w:after="160" w:line="256" w:lineRule="auto"/>
        <w:ind w:left="270"/>
        <w:pPrChange w:id="363" w:author="Chokka,Deepthi Tejaswani" w:date="2020-06-20T22:01:00Z">
          <w:pPr>
            <w:pStyle w:val="ListParagraph"/>
            <w:numPr>
              <w:numId w:val="33"/>
            </w:numPr>
            <w:ind w:left="1440" w:hanging="360"/>
          </w:pPr>
        </w:pPrChange>
      </w:pPr>
      <w:del w:id="364" w:author="Chokka,Deepthi Tejaswani" w:date="2020-06-20T22:01:00Z">
        <w:r w:rsidRPr="00E0147F" w:rsidDel="00F44F03">
          <w:delText>Offline mode.</w:delText>
        </w:r>
      </w:del>
    </w:p>
    <w:p w:rsidR="005C16EE" w:rsidRPr="00E0147F" w:rsidRDefault="005C16EE" w:rsidP="005C16EE">
      <w:pPr>
        <w:pStyle w:val="ListParagraph"/>
        <w:rPr>
          <w:rFonts w:ascii="Times New Roman" w:hAnsi="Times New Roman"/>
        </w:rPr>
      </w:pPr>
    </w:p>
    <w:p w:rsidR="005C16EE" w:rsidRPr="00E0147F" w:rsidRDefault="005C16EE" w:rsidP="005C16EE">
      <w:pPr>
        <w:rPr>
          <w:rFonts w:ascii="Times New Roman" w:hAnsi="Times New Roman"/>
        </w:rPr>
      </w:pPr>
    </w:p>
    <w:p w:rsidR="005C16EE" w:rsidRPr="004B1E75" w:rsidRDefault="005C16EE" w:rsidP="005C16EE">
      <w:pPr>
        <w:pStyle w:val="Heading1"/>
        <w:numPr>
          <w:ilvl w:val="1"/>
          <w:numId w:val="6"/>
        </w:numPr>
        <w:rPr>
          <w:rFonts w:ascii="Times New Roman" w:hAnsi="Times New Roman"/>
        </w:rPr>
      </w:pPr>
      <w:r w:rsidRPr="00E0147F">
        <w:rPr>
          <w:rFonts w:ascii="Times New Roman" w:hAnsi="Times New Roman"/>
        </w:rPr>
        <w:t>Definitions, Acronyms, and Abbreviations</w:t>
      </w:r>
    </w:p>
    <w:p w:rsidR="005C16EE" w:rsidRPr="00E0147F" w:rsidRDefault="005C16EE" w:rsidP="004B1E75">
      <w:pPr>
        <w:pStyle w:val="Heading1"/>
        <w:numPr>
          <w:ilvl w:val="1"/>
          <w:numId w:val="6"/>
        </w:numPr>
        <w:rPr>
          <w:rFonts w:ascii="Times New Roman" w:hAnsi="Times New Roman"/>
        </w:rPr>
      </w:pPr>
      <w:r w:rsidRPr="00E0147F">
        <w:rPr>
          <w:rFonts w:ascii="Times New Roman" w:hAnsi="Times New Roman"/>
        </w:rPr>
        <w:t>References</w:t>
      </w:r>
    </w:p>
    <w:p w:rsidR="005C16EE" w:rsidRPr="00E0147F" w:rsidRDefault="005C16EE" w:rsidP="005C16EE">
      <w:pPr>
        <w:rPr>
          <w:rFonts w:ascii="Times New Roman" w:hAnsi="Times New Roman"/>
        </w:rPr>
      </w:pPr>
    </w:p>
    <w:p w:rsidR="005C16EE" w:rsidRPr="00E0147F" w:rsidRDefault="006C47E7" w:rsidP="00174E40">
      <w:pPr>
        <w:pStyle w:val="NormalWeb"/>
        <w:numPr>
          <w:ilvl w:val="0"/>
          <w:numId w:val="21"/>
        </w:numPr>
        <w:shd w:val="clear" w:color="auto" w:fill="FFFFFF"/>
        <w:spacing w:before="0" w:beforeAutospacing="0" w:after="150" w:afterAutospacing="0"/>
      </w:pPr>
      <w:hyperlink r:id="rId9" w:history="1">
        <w:r w:rsidR="005C16EE" w:rsidRPr="00E0147F">
          <w:rPr>
            <w:rStyle w:val="Hyperlink"/>
          </w:rPr>
          <w:t>http://www.w3schools.com/</w:t>
        </w:r>
      </w:hyperlink>
    </w:p>
    <w:p w:rsidR="005C16EE" w:rsidRPr="00E0147F" w:rsidRDefault="006C47E7" w:rsidP="00174E40">
      <w:pPr>
        <w:pStyle w:val="NormalWeb"/>
        <w:numPr>
          <w:ilvl w:val="0"/>
          <w:numId w:val="21"/>
        </w:numPr>
        <w:shd w:val="clear" w:color="auto" w:fill="FFFFFF"/>
        <w:spacing w:before="0" w:beforeAutospacing="0" w:after="150" w:afterAutospacing="0"/>
      </w:pPr>
      <w:hyperlink r:id="rId10" w:history="1">
        <w:r w:rsidR="005C16EE" w:rsidRPr="00E0147F">
          <w:rPr>
            <w:rStyle w:val="Hyperlink"/>
          </w:rPr>
          <w:t>http://msdn.microsoft.com/</w:t>
        </w:r>
      </w:hyperlink>
      <w:r w:rsidR="005C16EE" w:rsidRPr="00E0147F">
        <w:t xml:space="preserve"> </w:t>
      </w:r>
    </w:p>
    <w:p w:rsidR="005C16EE" w:rsidRPr="00E0147F" w:rsidRDefault="006C47E7" w:rsidP="00174E40">
      <w:pPr>
        <w:pStyle w:val="NormalWeb"/>
        <w:numPr>
          <w:ilvl w:val="0"/>
          <w:numId w:val="21"/>
        </w:numPr>
        <w:shd w:val="clear" w:color="auto" w:fill="FFFFFF"/>
        <w:spacing w:before="0" w:beforeAutospacing="0" w:after="150" w:afterAutospacing="0"/>
      </w:pPr>
      <w:hyperlink r:id="rId11" w:history="1">
        <w:r w:rsidR="005C16EE" w:rsidRPr="00E0147F">
          <w:rPr>
            <w:rStyle w:val="Hyperlink"/>
          </w:rPr>
          <w:t>http://agilemodeling.com/</w:t>
        </w:r>
      </w:hyperlink>
    </w:p>
    <w:p w:rsidR="005C16EE" w:rsidRPr="00E0147F" w:rsidRDefault="006C47E7" w:rsidP="00174E40">
      <w:pPr>
        <w:pStyle w:val="NormalWeb"/>
        <w:numPr>
          <w:ilvl w:val="0"/>
          <w:numId w:val="21"/>
        </w:numPr>
        <w:shd w:val="clear" w:color="auto" w:fill="FFFFFF"/>
        <w:spacing w:before="0" w:beforeAutospacing="0" w:after="150" w:afterAutospacing="0"/>
      </w:pPr>
      <w:hyperlink r:id="rId12" w:history="1">
        <w:r w:rsidR="005C16EE" w:rsidRPr="00E0147F">
          <w:rPr>
            <w:rStyle w:val="Hyperlink"/>
          </w:rPr>
          <w:t>https://opus.govst.edu/cgi/viewcontent.cgi?article=1079&amp;context=capstones</w:t>
        </w:r>
      </w:hyperlink>
      <w:r w:rsidR="005C16EE" w:rsidRPr="00E0147F">
        <w:t>(image)</w:t>
      </w:r>
    </w:p>
    <w:p w:rsidR="005C16EE" w:rsidRPr="00E0147F" w:rsidRDefault="006C47E7" w:rsidP="00174E40">
      <w:pPr>
        <w:pStyle w:val="NormalWeb"/>
        <w:numPr>
          <w:ilvl w:val="0"/>
          <w:numId w:val="21"/>
        </w:numPr>
        <w:shd w:val="clear" w:color="auto" w:fill="FFFFFF"/>
        <w:spacing w:before="0" w:beforeAutospacing="0" w:after="150" w:afterAutospacing="0"/>
      </w:pPr>
      <w:hyperlink r:id="rId13" w:history="1">
        <w:r w:rsidR="005C16EE" w:rsidRPr="00E0147F">
          <w:rPr>
            <w:rStyle w:val="Hyperlink"/>
          </w:rPr>
          <w:t>https://www.v-softinc.com/importance-e-commerce-mobile-applications/</w:t>
        </w:r>
      </w:hyperlink>
    </w:p>
    <w:p w:rsidR="005C16EE" w:rsidRPr="00E0147F" w:rsidRDefault="005C16EE" w:rsidP="005C16EE">
      <w:pPr>
        <w:pStyle w:val="NormalWeb"/>
        <w:shd w:val="clear" w:color="auto" w:fill="FFFFFF"/>
        <w:spacing w:before="0" w:beforeAutospacing="0" w:after="150" w:afterAutospacing="0"/>
        <w:rPr>
          <w:color w:val="0D0D0D"/>
        </w:rPr>
      </w:pPr>
    </w:p>
    <w:p w:rsidR="005C16EE" w:rsidRPr="00EC0565" w:rsidRDefault="005C16EE" w:rsidP="00EC0565">
      <w:pPr>
        <w:pStyle w:val="Heading1"/>
      </w:pPr>
    </w:p>
    <w:p w:rsidR="005C16EE" w:rsidRPr="008B7E4C" w:rsidRDefault="00EC0565" w:rsidP="008B7E4C">
      <w:pPr>
        <w:pStyle w:val="Heading1"/>
        <w:numPr>
          <w:ilvl w:val="1"/>
          <w:numId w:val="6"/>
        </w:numPr>
        <w:rPr>
          <w:rStyle w:val="Strong"/>
          <w:b/>
        </w:rPr>
      </w:pPr>
      <w:r w:rsidRPr="00EC0565">
        <w:rPr>
          <w:rStyle w:val="Strong"/>
          <w:b/>
        </w:rPr>
        <w:t>Overview</w:t>
      </w:r>
    </w:p>
    <w:p w:rsidR="0012717E" w:rsidRDefault="00EC0565" w:rsidP="008B7E4C">
      <w:pPr>
        <w:ind w:left="360"/>
        <w:rPr>
          <w:ins w:id="365" w:author="Chokka,Deepthi Tejaswani" w:date="2020-06-20T22:03:00Z"/>
          <w:rStyle w:val="Strong"/>
          <w:rFonts w:ascii="Times New Roman" w:hAnsi="Times New Roman"/>
          <w:b w:val="0"/>
          <w:szCs w:val="24"/>
        </w:rPr>
      </w:pPr>
      <w:r>
        <w:rPr>
          <w:rStyle w:val="Strong"/>
          <w:rFonts w:ascii="Times New Roman" w:hAnsi="Times New Roman"/>
        </w:rPr>
        <w:tab/>
      </w:r>
      <w:r w:rsidRPr="008B7E4C">
        <w:rPr>
          <w:rStyle w:val="Strong"/>
          <w:rFonts w:ascii="Times New Roman" w:hAnsi="Times New Roman"/>
          <w:b w:val="0"/>
          <w:szCs w:val="24"/>
        </w:rPr>
        <w:t>This document provides a high-level description of Pets Chewy.</w:t>
      </w:r>
      <w:r w:rsidR="00894054">
        <w:rPr>
          <w:rStyle w:val="Strong"/>
          <w:rFonts w:ascii="Times New Roman" w:hAnsi="Times New Roman"/>
          <w:b w:val="0"/>
          <w:szCs w:val="24"/>
        </w:rPr>
        <w:t xml:space="preserve"> This documentation is </w:t>
      </w:r>
      <w:r w:rsidR="00894054" w:rsidRPr="00894054">
        <w:rPr>
          <w:rStyle w:val="Strong"/>
          <w:b w:val="0"/>
        </w:rPr>
        <w:t>used to develop a general purpose e-commerce store where products for pets like food, and their toys can be bought from the comfort of home through the Internet.</w:t>
      </w:r>
      <w:r w:rsidR="00894054" w:rsidRPr="008B7E4C">
        <w:rPr>
          <w:rStyle w:val="Strong"/>
          <w:rFonts w:ascii="Times New Roman" w:hAnsi="Times New Roman"/>
          <w:b w:val="0"/>
          <w:szCs w:val="24"/>
        </w:rPr>
        <w:t xml:space="preserve"> It</w:t>
      </w:r>
      <w:r w:rsidRPr="008B7E4C">
        <w:rPr>
          <w:rStyle w:val="Strong"/>
          <w:rFonts w:ascii="Times New Roman" w:hAnsi="Times New Roman"/>
          <w:b w:val="0"/>
          <w:szCs w:val="24"/>
        </w:rPr>
        <w:t xml:space="preserve"> identifies the involved users and helps to explain their roles. The document then describes general software and hardware constraints as well as any assumptions and dependencies concerning the system. </w:t>
      </w:r>
    </w:p>
    <w:p w:rsidR="005C16EE" w:rsidRPr="008B7E4C" w:rsidRDefault="0012717E" w:rsidP="008B7E4C">
      <w:pPr>
        <w:ind w:left="360"/>
        <w:rPr>
          <w:rStyle w:val="Strong"/>
          <w:rFonts w:ascii="Times New Roman" w:hAnsi="Times New Roman"/>
          <w:b w:val="0"/>
          <w:szCs w:val="24"/>
        </w:rPr>
      </w:pPr>
      <w:ins w:id="366" w:author="Chokka,Deepthi Tejaswani" w:date="2020-06-20T22:04:00Z">
        <w:r>
          <w:rPr>
            <w:rStyle w:val="Strong"/>
            <w:rFonts w:ascii="Times New Roman" w:hAnsi="Times New Roman"/>
            <w:b w:val="0"/>
            <w:szCs w:val="24"/>
          </w:rPr>
          <w:tab/>
        </w:r>
      </w:ins>
      <w:r w:rsidR="00EC0565" w:rsidRPr="008B7E4C">
        <w:rPr>
          <w:rStyle w:val="Strong"/>
          <w:rFonts w:ascii="Times New Roman" w:hAnsi="Times New Roman"/>
          <w:b w:val="0"/>
          <w:szCs w:val="24"/>
        </w:rPr>
        <w:t xml:space="preserve">The majority of this document focuses on the specific requirement list. The external interface requirements are addressed in the subsequent section. </w:t>
      </w:r>
      <w:r w:rsidR="008B7E4C" w:rsidRPr="008B7E4C">
        <w:rPr>
          <w:rStyle w:val="Strong"/>
          <w:rFonts w:ascii="Times New Roman" w:hAnsi="Times New Roman"/>
          <w:b w:val="0"/>
          <w:szCs w:val="24"/>
        </w:rPr>
        <w:t>External interface requirements are requirements involving user hardware, software, and communications interfaces. This requirements document concludes with general design constraints specified by the customer along with the requirements this software must meet.</w:t>
      </w:r>
    </w:p>
    <w:p w:rsidR="004A47B7" w:rsidRPr="00E0147F" w:rsidRDefault="004A47B7" w:rsidP="005C16EE">
      <w:pPr>
        <w:pStyle w:val="Title"/>
        <w:rPr>
          <w:rStyle w:val="Strong"/>
          <w:rFonts w:ascii="Times New Roman" w:hAnsi="Times New Roman"/>
        </w:rPr>
      </w:pPr>
    </w:p>
    <w:p w:rsidR="004A47B7" w:rsidRPr="00E0147F" w:rsidRDefault="004A47B7" w:rsidP="005C16EE">
      <w:pPr>
        <w:pStyle w:val="Title"/>
        <w:rPr>
          <w:rStyle w:val="Strong"/>
          <w:rFonts w:ascii="Times New Roman" w:hAnsi="Times New Roman"/>
        </w:rPr>
      </w:pPr>
    </w:p>
    <w:p w:rsidR="004A47B7" w:rsidRPr="00E0147F" w:rsidRDefault="004A47B7" w:rsidP="005C16EE">
      <w:pPr>
        <w:pStyle w:val="Title"/>
        <w:rPr>
          <w:rStyle w:val="Strong"/>
          <w:rFonts w:ascii="Times New Roman" w:hAnsi="Times New Roman"/>
        </w:rPr>
      </w:pPr>
    </w:p>
    <w:p w:rsidR="004B1E75" w:rsidRDefault="00E0147F" w:rsidP="00E0147F">
      <w:pPr>
        <w:pStyle w:val="Title"/>
        <w:ind w:left="720"/>
        <w:jc w:val="left"/>
        <w:rPr>
          <w:rFonts w:ascii="Times New Roman" w:eastAsia="Times New Roman" w:hAnsi="Times New Roman"/>
        </w:rPr>
      </w:pP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p>
    <w:p w:rsidR="004B1E75" w:rsidDel="0012717E" w:rsidRDefault="004B1E75" w:rsidP="00E0147F">
      <w:pPr>
        <w:pStyle w:val="Title"/>
        <w:ind w:left="720"/>
        <w:jc w:val="left"/>
        <w:rPr>
          <w:del w:id="367" w:author="Chokka,Deepthi Tejaswani" w:date="2020-06-20T22:04:00Z"/>
          <w:rFonts w:ascii="Times New Roman" w:eastAsia="Times New Roman" w:hAnsi="Times New Roman"/>
        </w:rPr>
      </w:pPr>
    </w:p>
    <w:p w:rsidR="004B1E75" w:rsidDel="0012717E" w:rsidRDefault="004B1E75" w:rsidP="00E0147F">
      <w:pPr>
        <w:pStyle w:val="Title"/>
        <w:ind w:left="720"/>
        <w:jc w:val="left"/>
        <w:rPr>
          <w:del w:id="368" w:author="Chokka,Deepthi Tejaswani" w:date="2020-06-20T22:04:00Z"/>
          <w:rFonts w:ascii="Times New Roman" w:eastAsia="Times New Roman" w:hAnsi="Times New Roman"/>
        </w:rPr>
      </w:pPr>
    </w:p>
    <w:p w:rsidR="004B1E75" w:rsidDel="0012717E" w:rsidRDefault="004B1E75" w:rsidP="00E0147F">
      <w:pPr>
        <w:pStyle w:val="Title"/>
        <w:ind w:left="720"/>
        <w:jc w:val="left"/>
        <w:rPr>
          <w:del w:id="369" w:author="Chokka,Deepthi Tejaswani" w:date="2020-06-20T22:04:00Z"/>
          <w:rFonts w:ascii="Times New Roman" w:eastAsia="Times New Roman" w:hAnsi="Times New Roman"/>
        </w:rPr>
      </w:pPr>
    </w:p>
    <w:p w:rsidR="00E0147F" w:rsidRPr="00E0147F" w:rsidRDefault="00E0147F">
      <w:pPr>
        <w:pStyle w:val="Title"/>
        <w:jc w:val="left"/>
        <w:rPr>
          <w:rFonts w:ascii="Times New Roman" w:eastAsia="Times New Roman" w:hAnsi="Times New Roman"/>
        </w:rPr>
        <w:pPrChange w:id="370" w:author="Chokka,Deepthi Tejaswani" w:date="2020-06-20T22:04:00Z">
          <w:pPr>
            <w:pStyle w:val="Title"/>
            <w:ind w:left="720"/>
            <w:jc w:val="left"/>
          </w:pPr>
        </w:pPrChange>
      </w:pPr>
      <w:del w:id="371" w:author="Chokka,Deepthi Tejaswani" w:date="2020-06-20T22:04:00Z">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del>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del w:id="372" w:author="Chokka,Deepthi Tejaswani" w:date="2020-06-20T22:04:00Z">
        <w:r w:rsidDel="0012717E">
          <w:rPr>
            <w:rFonts w:ascii="Times New Roman" w:eastAsia="Times New Roman" w:hAnsi="Times New Roman"/>
          </w:rPr>
          <w:tab/>
        </w:r>
        <w:r w:rsidDel="0012717E">
          <w:rPr>
            <w:rFonts w:ascii="Times New Roman" w:eastAsia="Times New Roman" w:hAnsi="Times New Roman"/>
          </w:rPr>
          <w:tab/>
        </w:r>
      </w:del>
    </w:p>
    <w:p w:rsidR="004A47B7" w:rsidRPr="00E0147F" w:rsidRDefault="004A47B7" w:rsidP="004B1E75">
      <w:pPr>
        <w:pStyle w:val="Title"/>
        <w:numPr>
          <w:ilvl w:val="0"/>
          <w:numId w:val="6"/>
        </w:numPr>
        <w:rPr>
          <w:rFonts w:ascii="Times New Roman" w:eastAsia="Times New Roman" w:hAnsi="Times New Roman"/>
        </w:rPr>
      </w:pPr>
      <w:r w:rsidRPr="00E0147F">
        <w:rPr>
          <w:rFonts w:ascii="Times New Roman" w:hAnsi="Times New Roman"/>
        </w:rPr>
        <w:t>General Description</w:t>
      </w:r>
    </w:p>
    <w:p w:rsidR="004A47B7" w:rsidRPr="00E0147F" w:rsidRDefault="004A47B7" w:rsidP="004A47B7">
      <w:pPr>
        <w:pStyle w:val="Title"/>
        <w:rPr>
          <w:rFonts w:ascii="Times New Roman" w:hAnsi="Times New Roman"/>
        </w:rPr>
      </w:pPr>
    </w:p>
    <w:p w:rsidR="004A47B7" w:rsidRPr="00E0147F" w:rsidRDefault="004A47B7" w:rsidP="00D5285B">
      <w:pPr>
        <w:pStyle w:val="Heading1"/>
        <w:numPr>
          <w:ilvl w:val="1"/>
          <w:numId w:val="6"/>
        </w:numPr>
      </w:pPr>
      <w:r w:rsidRPr="00E0147F">
        <w:t>Product Perspective</w:t>
      </w:r>
    </w:p>
    <w:p w:rsidR="0012717E" w:rsidRDefault="0012717E" w:rsidP="0012717E">
      <w:pPr>
        <w:ind w:left="720"/>
        <w:rPr>
          <w:ins w:id="373" w:author="Chokka,Deepthi Tejaswani" w:date="2020-06-20T22:08:00Z"/>
        </w:rPr>
      </w:pPr>
      <w:ins w:id="374" w:author="Chokka,Deepthi Tejaswani" w:date="2020-06-20T22:04:00Z">
        <w:r>
          <w:tab/>
        </w:r>
      </w:ins>
      <w:ins w:id="375" w:author="Chokka,Deepthi Tejaswani" w:date="2020-06-20T22:08:00Z">
        <w:r>
          <w:t>Any member can register and view available products. An only registered member can purchase multiple products regardless of quantity. Contact us page is available to contact Admin for queries.</w:t>
        </w:r>
      </w:ins>
    </w:p>
    <w:p w:rsidR="0012717E" w:rsidRDefault="0012717E">
      <w:pPr>
        <w:ind w:left="720"/>
        <w:jc w:val="both"/>
        <w:rPr>
          <w:ins w:id="376" w:author="Chokka,Deepthi Tejaswani" w:date="2020-06-20T22:08:00Z"/>
        </w:rPr>
        <w:pPrChange w:id="377" w:author="Chokka,Deepthi Tejaswani" w:date="2020-06-20T22:09:00Z">
          <w:pPr>
            <w:ind w:left="720"/>
          </w:pPr>
        </w:pPrChange>
      </w:pPr>
      <w:ins w:id="378" w:author="Chokka,Deepthi Tejaswani" w:date="2020-06-20T22:08:00Z">
        <w:r>
          <w:t xml:space="preserve">           There are three roles available namely visitor, user and </w:t>
        </w:r>
      </w:ins>
      <w:ins w:id="379" w:author="Chokka,Deepthi Tejaswani" w:date="2020-06-20T22:10:00Z">
        <w:r>
          <w:t>a</w:t>
        </w:r>
      </w:ins>
      <w:ins w:id="380" w:author="Chokka,Deepthi Tejaswani" w:date="2020-06-20T22:08:00Z">
        <w:r>
          <w:t>dmin.</w:t>
        </w:r>
      </w:ins>
      <w:ins w:id="381" w:author="Chokka,Deepthi Tejaswani" w:date="2020-06-20T22:09:00Z">
        <w:r>
          <w:t xml:space="preserve"> </w:t>
        </w:r>
      </w:ins>
      <w:ins w:id="382" w:author="Chokka,Deepthi Tejaswani" w:date="2020-06-20T22:08:00Z">
        <w:r>
          <w:t>Visitor can view available products but not be able to purchase the products.</w:t>
        </w:r>
      </w:ins>
      <w:ins w:id="383" w:author="Chokka,Deepthi Tejaswani" w:date="2020-06-20T22:09:00Z">
        <w:r>
          <w:t xml:space="preserve"> </w:t>
        </w:r>
      </w:ins>
      <w:ins w:id="384" w:author="Chokka,Deepthi Tejaswani" w:date="2020-06-20T22:08:00Z">
        <w:r>
          <w:t>User can view and purchase products only after his successful login. An Admin has some extra privilege including all privilege of visitor and user.</w:t>
        </w:r>
      </w:ins>
    </w:p>
    <w:p w:rsidR="00E0147F" w:rsidDel="0012717E" w:rsidRDefault="0012717E">
      <w:pPr>
        <w:ind w:left="720"/>
        <w:rPr>
          <w:del w:id="385" w:author="Chokka,Deepthi Tejaswani" w:date="2020-06-20T22:08:00Z"/>
        </w:rPr>
      </w:pPr>
      <w:ins w:id="386" w:author="Chokka,Deepthi Tejaswani" w:date="2020-06-20T22:08:00Z">
        <w:r>
          <w:t xml:space="preserve"> </w:t>
        </w:r>
      </w:ins>
      <w:ins w:id="387" w:author="Chokka,Deepthi Tejaswani" w:date="2020-06-20T22:09:00Z">
        <w:r>
          <w:tab/>
        </w:r>
      </w:ins>
      <w:ins w:id="388" w:author="Chokka,Deepthi Tejaswani" w:date="2020-06-20T22:08:00Z">
        <w:r>
          <w:t>Admin can add products, edit product information and add/remove a product. Admin can ship an order to the user based on the order placed by sending confirmation mail.</w:t>
        </w:r>
      </w:ins>
      <w:del w:id="389" w:author="Chokka,Deepthi Tejaswani" w:date="2020-06-20T22:04:00Z">
        <w:r w:rsidR="006B4B30" w:rsidDel="0012717E">
          <w:tab/>
        </w:r>
      </w:del>
      <w:del w:id="390" w:author="Chokka,Deepthi Tejaswani" w:date="2020-06-20T22:08:00Z">
        <w:r w:rsidR="004A47B7" w:rsidRPr="00E0147F" w:rsidDel="0012717E">
          <w:delText>Any member can regist</w:delText>
        </w:r>
        <w:r w:rsidR="00E0147F" w:rsidDel="0012717E">
          <w:delText>er and view available products.</w:delText>
        </w:r>
        <w:r w:rsidR="004A47B7" w:rsidRPr="00E0147F" w:rsidDel="0012717E">
          <w:delText xml:space="preserve"> Only registered member can purchase multiple products regardless of quantity. Contact us page is availabl</w:delText>
        </w:r>
        <w:r w:rsidR="00E0147F" w:rsidDel="0012717E">
          <w:delText>e to contact Admin for queries.</w:delText>
        </w:r>
        <w:r w:rsidR="00E0147F" w:rsidRPr="00E0147F" w:rsidDel="0012717E">
          <w:delText xml:space="preserve"> </w:delText>
        </w:r>
      </w:del>
    </w:p>
    <w:p w:rsidR="004A47B7" w:rsidRPr="00E0147F" w:rsidDel="0012717E" w:rsidRDefault="00E0147F">
      <w:pPr>
        <w:ind w:left="720"/>
        <w:rPr>
          <w:del w:id="391" w:author="Chokka,Deepthi Tejaswani" w:date="2020-06-20T22:08:00Z"/>
        </w:rPr>
        <w:pPrChange w:id="392" w:author="Chokka,Deepthi Tejaswani" w:date="2020-06-20T22:08:00Z">
          <w:pPr/>
        </w:pPrChange>
      </w:pPr>
      <w:del w:id="393" w:author="Chokka,Deepthi Tejaswani" w:date="2020-06-20T22:08:00Z">
        <w:r w:rsidDel="0012717E">
          <w:tab/>
        </w:r>
        <w:r w:rsidDel="0012717E">
          <w:tab/>
        </w:r>
        <w:r w:rsidDel="0012717E">
          <w:tab/>
        </w:r>
        <w:r w:rsidRPr="00E0147F" w:rsidDel="0012717E">
          <w:delText>There</w:delText>
        </w:r>
        <w:r w:rsidR="004A47B7" w:rsidRPr="00E0147F" w:rsidDel="0012717E">
          <w:delText xml:space="preserve"> are three roles available: Visitor, User and Admin. </w:delText>
        </w:r>
      </w:del>
    </w:p>
    <w:p w:rsidR="004A47B7" w:rsidRPr="00E0147F" w:rsidDel="0012717E" w:rsidRDefault="004A47B7">
      <w:pPr>
        <w:ind w:left="720"/>
        <w:rPr>
          <w:del w:id="394" w:author="Chokka,Deepthi Tejaswani" w:date="2020-06-20T22:08:00Z"/>
        </w:rPr>
        <w:pPrChange w:id="395" w:author="Chokka,Deepthi Tejaswani" w:date="2020-06-20T22:08:00Z">
          <w:pPr/>
        </w:pPrChange>
      </w:pPr>
      <w:del w:id="396" w:author="Chokka,Deepthi Tejaswani" w:date="2020-06-20T22:08:00Z">
        <w:r w:rsidRPr="00E0147F" w:rsidDel="0012717E">
          <w:tab/>
        </w:r>
        <w:r w:rsidRPr="00E0147F" w:rsidDel="0012717E">
          <w:tab/>
        </w:r>
        <w:r w:rsidRPr="00E0147F" w:rsidDel="0012717E">
          <w:tab/>
        </w:r>
        <w:r w:rsidR="00E0147F" w:rsidDel="0012717E">
          <w:tab/>
        </w:r>
        <w:r w:rsidRPr="00E0147F" w:rsidDel="0012717E">
          <w:delText>• Visitor can view available products but not be able purchase the products.</w:delText>
        </w:r>
      </w:del>
    </w:p>
    <w:p w:rsidR="004A47B7" w:rsidRPr="00E0147F" w:rsidDel="0012717E" w:rsidRDefault="004A47B7">
      <w:pPr>
        <w:ind w:left="720"/>
        <w:rPr>
          <w:del w:id="397" w:author="Chokka,Deepthi Tejaswani" w:date="2020-06-20T22:08:00Z"/>
        </w:rPr>
        <w:pPrChange w:id="398" w:author="Chokka,Deepthi Tejaswani" w:date="2020-06-20T22:08:00Z">
          <w:pPr/>
        </w:pPrChange>
      </w:pPr>
      <w:del w:id="399" w:author="Chokka,Deepthi Tejaswani" w:date="2020-06-20T22:08:00Z">
        <w:r w:rsidRPr="00E0147F" w:rsidDel="0012717E">
          <w:delText xml:space="preserve"> </w:delText>
        </w:r>
        <w:r w:rsidRPr="00E0147F" w:rsidDel="0012717E">
          <w:tab/>
        </w:r>
        <w:r w:rsidRPr="00E0147F" w:rsidDel="0012717E">
          <w:tab/>
        </w:r>
        <w:r w:rsidRPr="00E0147F" w:rsidDel="0012717E">
          <w:tab/>
        </w:r>
        <w:r w:rsidR="00E0147F" w:rsidDel="0012717E">
          <w:tab/>
        </w:r>
        <w:r w:rsidRPr="00E0147F" w:rsidDel="0012717E">
          <w:delText>• User can view and purchase products only after his successful login.</w:delText>
        </w:r>
      </w:del>
    </w:p>
    <w:p w:rsidR="004A47B7" w:rsidRPr="00E0147F" w:rsidDel="0012717E" w:rsidRDefault="004A47B7">
      <w:pPr>
        <w:ind w:left="720"/>
        <w:rPr>
          <w:del w:id="400" w:author="Chokka,Deepthi Tejaswani" w:date="2020-06-20T22:08:00Z"/>
        </w:rPr>
        <w:pPrChange w:id="401" w:author="Chokka,Deepthi Tejaswani" w:date="2020-06-20T22:08:00Z">
          <w:pPr/>
        </w:pPrChange>
      </w:pPr>
      <w:del w:id="402" w:author="Chokka,Deepthi Tejaswani" w:date="2020-06-20T22:08:00Z">
        <w:r w:rsidRPr="00E0147F" w:rsidDel="0012717E">
          <w:tab/>
        </w:r>
        <w:r w:rsidRPr="00E0147F" w:rsidDel="0012717E">
          <w:tab/>
        </w:r>
        <w:r w:rsidRPr="00E0147F" w:rsidDel="0012717E">
          <w:tab/>
        </w:r>
        <w:r w:rsidR="00E0147F" w:rsidDel="0012717E">
          <w:tab/>
        </w:r>
        <w:r w:rsidRPr="00E0147F" w:rsidDel="0012717E">
          <w:delText xml:space="preserve">• An Admin has some extra privilege including all privilege of visitor and user. </w:delText>
        </w:r>
      </w:del>
    </w:p>
    <w:p w:rsidR="004A47B7" w:rsidRDefault="004A47B7">
      <w:pPr>
        <w:ind w:left="720"/>
      </w:pPr>
      <w:del w:id="403" w:author="Chokka,Deepthi Tejaswani" w:date="2020-06-20T22:08:00Z">
        <w:r w:rsidRPr="00E0147F" w:rsidDel="0012717E">
          <w:delText xml:space="preserve"> Admin can add products, edit product info</w:delText>
        </w:r>
        <w:r w:rsidR="00E0147F" w:rsidDel="0012717E">
          <w:delText xml:space="preserve">rmation and add/remove product. </w:delText>
        </w:r>
        <w:r w:rsidRPr="00E0147F" w:rsidDel="0012717E">
          <w:delText>Admin can ship order to user based on order placed by sending confirmation mail.</w:delText>
        </w:r>
      </w:del>
    </w:p>
    <w:p w:rsidR="00E0147F" w:rsidRPr="00E0147F" w:rsidRDefault="00E0147F" w:rsidP="004A47B7"/>
    <w:p w:rsidR="004A47B7" w:rsidRPr="00E0147F" w:rsidRDefault="004A47B7" w:rsidP="00D5285B">
      <w:pPr>
        <w:pStyle w:val="Heading1"/>
        <w:numPr>
          <w:ilvl w:val="1"/>
          <w:numId w:val="6"/>
        </w:numPr>
        <w:rPr>
          <w:rStyle w:val="Strong"/>
          <w:rFonts w:ascii="Times New Roman" w:hAnsi="Times New Roman"/>
          <w:b/>
        </w:rPr>
      </w:pPr>
      <w:r w:rsidRPr="00E0147F">
        <w:t>Product Functions</w:t>
      </w:r>
    </w:p>
    <w:p w:rsidR="004A47B7" w:rsidRPr="00E0147F" w:rsidRDefault="00E0147F">
      <w:pPr>
        <w:ind w:left="720"/>
        <w:rPr>
          <w:rStyle w:val="Strong"/>
          <w:rFonts w:ascii="Times New Roman" w:hAnsi="Times New Roman"/>
          <w:b w:val="0"/>
          <w:szCs w:val="24"/>
        </w:rPr>
        <w:pPrChange w:id="404" w:author="Chokka,Deepthi Tejaswani" w:date="2020-06-20T22:04:00Z">
          <w:pPr>
            <w:ind w:left="360"/>
          </w:pPr>
        </w:pPrChange>
      </w:pPr>
      <w:r>
        <w:rPr>
          <w:rStyle w:val="Strong"/>
          <w:rFonts w:ascii="Times New Roman" w:hAnsi="Times New Roman"/>
          <w:b w:val="0"/>
        </w:rPr>
        <w:tab/>
      </w:r>
      <w:del w:id="405" w:author="Chokka,Deepthi Tejaswani" w:date="2020-06-20T22:04:00Z">
        <w:r w:rsidR="006B4B30" w:rsidDel="0012717E">
          <w:rPr>
            <w:rStyle w:val="Strong"/>
            <w:rFonts w:ascii="Times New Roman" w:hAnsi="Times New Roman"/>
            <w:b w:val="0"/>
          </w:rPr>
          <w:tab/>
        </w:r>
      </w:del>
      <w:r w:rsidR="004A47B7" w:rsidRPr="00E0147F">
        <w:rPr>
          <w:rStyle w:val="Strong"/>
          <w:rFonts w:ascii="Times New Roman" w:hAnsi="Times New Roman"/>
          <w:b w:val="0"/>
        </w:rPr>
        <w:t xml:space="preserve">The android application functions in two different ways based on the person logged in. If admin provider is logged in, their functionalities will be enabled like adding, editing, deleting the products and tracking the orders placed by customers, view order history, view complaints (if any). And if the customer logged in, their functionalities are like finding products and searching for the products by giving some filter options. Then to add them to </w:t>
      </w:r>
      <w:ins w:id="406" w:author="Chokka,Deepthi Tejaswani" w:date="2020-06-20T22:12:00Z">
        <w:r w:rsidR="0012717E">
          <w:rPr>
            <w:rStyle w:val="Strong"/>
            <w:rFonts w:ascii="Times New Roman" w:hAnsi="Times New Roman"/>
            <w:b w:val="0"/>
          </w:rPr>
          <w:t xml:space="preserve">the </w:t>
        </w:r>
      </w:ins>
      <w:r w:rsidR="004A47B7" w:rsidRPr="00E0147F">
        <w:rPr>
          <w:rStyle w:val="Strong"/>
          <w:rFonts w:ascii="Times New Roman" w:hAnsi="Times New Roman"/>
          <w:b w:val="0"/>
        </w:rPr>
        <w:t>cart/wish list and order online.</w:t>
      </w:r>
    </w:p>
    <w:p w:rsidR="004A47B7" w:rsidRPr="00E0147F" w:rsidRDefault="004A47B7" w:rsidP="004A47B7">
      <w:pPr>
        <w:rPr>
          <w:rStyle w:val="Strong"/>
          <w:rFonts w:ascii="Times New Roman" w:hAnsi="Times New Roman"/>
          <w:b w:val="0"/>
        </w:rPr>
      </w:pPr>
    </w:p>
    <w:p w:rsidR="003A40D1" w:rsidRPr="003A40D1" w:rsidRDefault="004A47B7" w:rsidP="00D5285B">
      <w:pPr>
        <w:pStyle w:val="Heading1"/>
        <w:numPr>
          <w:ilvl w:val="1"/>
          <w:numId w:val="6"/>
        </w:numPr>
        <w:rPr>
          <w:rStyle w:val="Strong"/>
          <w:rFonts w:ascii="Times New Roman" w:hAnsi="Times New Roman"/>
          <w:b/>
        </w:rPr>
      </w:pPr>
      <w:r w:rsidRPr="00E0147F">
        <w:rPr>
          <w:rStyle w:val="Strong"/>
          <w:rFonts w:ascii="Times New Roman" w:hAnsi="Times New Roman"/>
          <w:b/>
        </w:rPr>
        <w:t>User Characteristics</w:t>
      </w:r>
    </w:p>
    <w:p w:rsidR="004A47B7" w:rsidRPr="00E0147F" w:rsidRDefault="00E0147F" w:rsidP="003A40D1">
      <w:pPr>
        <w:spacing w:before="240"/>
        <w:rPr>
          <w:rStyle w:val="Strong"/>
          <w:rFonts w:ascii="Times New Roman" w:hAnsi="Times New Roman"/>
          <w:b w:val="0"/>
        </w:rPr>
      </w:pPr>
      <w:r>
        <w:rPr>
          <w:rStyle w:val="Strong"/>
          <w:rFonts w:ascii="Times New Roman" w:hAnsi="Times New Roman"/>
          <w:b w:val="0"/>
        </w:rPr>
        <w:tab/>
      </w:r>
      <w:r>
        <w:rPr>
          <w:rStyle w:val="Strong"/>
          <w:rFonts w:ascii="Times New Roman" w:hAnsi="Times New Roman"/>
          <w:b w:val="0"/>
        </w:rPr>
        <w:tab/>
      </w:r>
      <w:r>
        <w:rPr>
          <w:rStyle w:val="Strong"/>
          <w:rFonts w:ascii="Times New Roman" w:hAnsi="Times New Roman"/>
          <w:b w:val="0"/>
        </w:rPr>
        <w:tab/>
      </w:r>
      <w:r w:rsidR="004A47B7" w:rsidRPr="00E0147F">
        <w:rPr>
          <w:rStyle w:val="Strong"/>
          <w:rFonts w:ascii="Times New Roman" w:hAnsi="Times New Roman"/>
          <w:b w:val="0"/>
        </w:rPr>
        <w:t>Two types of</w:t>
      </w:r>
      <w:r>
        <w:rPr>
          <w:rStyle w:val="Strong"/>
          <w:rFonts w:ascii="Times New Roman" w:hAnsi="Times New Roman"/>
          <w:b w:val="0"/>
        </w:rPr>
        <w:t xml:space="preserve"> users are there for this app:</w:t>
      </w:r>
    </w:p>
    <w:p w:rsidR="004A47B7" w:rsidRPr="00E0147F" w:rsidRDefault="004A47B7" w:rsidP="00E0147F">
      <w:pPr>
        <w:numPr>
          <w:ilvl w:val="0"/>
          <w:numId w:val="8"/>
        </w:numPr>
        <w:rPr>
          <w:rStyle w:val="Strong"/>
          <w:rFonts w:ascii="Times New Roman" w:hAnsi="Times New Roman"/>
          <w:b w:val="0"/>
        </w:rPr>
      </w:pPr>
      <w:r w:rsidRPr="00E0147F">
        <w:rPr>
          <w:rStyle w:val="Strong"/>
          <w:rFonts w:ascii="Times New Roman" w:hAnsi="Times New Roman"/>
          <w:b w:val="0"/>
        </w:rPr>
        <w:t xml:space="preserve">Admin needs to fill license id, email id, name, </w:t>
      </w:r>
      <w:ins w:id="407" w:author="Chokka,Deepthi Tejaswani" w:date="2020-06-20T22:12:00Z">
        <w:r w:rsidR="0012717E">
          <w:rPr>
            <w:rStyle w:val="Strong"/>
            <w:rFonts w:ascii="Times New Roman" w:hAnsi="Times New Roman"/>
            <w:b w:val="0"/>
          </w:rPr>
          <w:t>m</w:t>
        </w:r>
      </w:ins>
      <w:del w:id="408" w:author="Chokka,Deepthi Tejaswani" w:date="2020-06-20T22:12:00Z">
        <w:r w:rsidRPr="00E0147F" w:rsidDel="0012717E">
          <w:rPr>
            <w:rStyle w:val="Strong"/>
            <w:rFonts w:ascii="Times New Roman" w:hAnsi="Times New Roman"/>
            <w:b w:val="0"/>
          </w:rPr>
          <w:delText>M</w:delText>
        </w:r>
      </w:del>
      <w:r w:rsidRPr="00E0147F">
        <w:rPr>
          <w:rStyle w:val="Strong"/>
          <w:rFonts w:ascii="Times New Roman" w:hAnsi="Times New Roman"/>
          <w:b w:val="0"/>
        </w:rPr>
        <w:t>obile number, address and password for signup.</w:t>
      </w:r>
    </w:p>
    <w:p w:rsidR="004A47B7" w:rsidRPr="00E0147F" w:rsidRDefault="004A47B7" w:rsidP="00E0147F">
      <w:pPr>
        <w:numPr>
          <w:ilvl w:val="0"/>
          <w:numId w:val="8"/>
        </w:numPr>
        <w:rPr>
          <w:rStyle w:val="Strong"/>
          <w:rFonts w:ascii="Times New Roman" w:hAnsi="Times New Roman"/>
          <w:b w:val="0"/>
        </w:rPr>
      </w:pPr>
      <w:r w:rsidRPr="00E0147F">
        <w:rPr>
          <w:rStyle w:val="Strong"/>
          <w:rFonts w:ascii="Times New Roman" w:hAnsi="Times New Roman"/>
          <w:b w:val="0"/>
        </w:rPr>
        <w:t xml:space="preserve">Customer:  User needs to fill </w:t>
      </w:r>
      <w:ins w:id="409" w:author="Chokka,Deepthi Tejaswani" w:date="2020-06-20T22:12:00Z">
        <w:r w:rsidR="0012717E">
          <w:rPr>
            <w:rStyle w:val="Strong"/>
            <w:rFonts w:ascii="Times New Roman" w:hAnsi="Times New Roman"/>
            <w:b w:val="0"/>
          </w:rPr>
          <w:t>n</w:t>
        </w:r>
      </w:ins>
      <w:del w:id="410" w:author="Chokka,Deepthi Tejaswani" w:date="2020-06-20T22:12:00Z">
        <w:r w:rsidRPr="00E0147F" w:rsidDel="0012717E">
          <w:rPr>
            <w:rStyle w:val="Strong"/>
            <w:rFonts w:ascii="Times New Roman" w:hAnsi="Times New Roman"/>
            <w:b w:val="0"/>
          </w:rPr>
          <w:delText>N</w:delText>
        </w:r>
      </w:del>
      <w:r w:rsidRPr="00E0147F">
        <w:rPr>
          <w:rStyle w:val="Strong"/>
          <w:rFonts w:ascii="Times New Roman" w:hAnsi="Times New Roman"/>
          <w:b w:val="0"/>
        </w:rPr>
        <w:t xml:space="preserve">ame, </w:t>
      </w:r>
      <w:ins w:id="411" w:author="Chokka,Deepthi Tejaswani" w:date="2020-06-20T22:12:00Z">
        <w:r w:rsidR="0012717E">
          <w:rPr>
            <w:rStyle w:val="Strong"/>
            <w:rFonts w:ascii="Times New Roman" w:hAnsi="Times New Roman"/>
            <w:b w:val="0"/>
          </w:rPr>
          <w:t>e</w:t>
        </w:r>
      </w:ins>
      <w:del w:id="412" w:author="Chokka,Deepthi Tejaswani" w:date="2020-06-20T22:12:00Z">
        <w:r w:rsidRPr="00E0147F" w:rsidDel="0012717E">
          <w:rPr>
            <w:rStyle w:val="Strong"/>
            <w:rFonts w:ascii="Times New Roman" w:hAnsi="Times New Roman"/>
            <w:b w:val="0"/>
          </w:rPr>
          <w:delText>E</w:delText>
        </w:r>
      </w:del>
      <w:r w:rsidRPr="00E0147F">
        <w:rPr>
          <w:rStyle w:val="Strong"/>
          <w:rFonts w:ascii="Times New Roman" w:hAnsi="Times New Roman"/>
          <w:b w:val="0"/>
        </w:rPr>
        <w:t>mail password</w:t>
      </w:r>
      <w:del w:id="413" w:author="Chokka,Deepthi Tejaswani" w:date="2020-06-20T22:12:00Z">
        <w:r w:rsidRPr="00E0147F" w:rsidDel="0012717E">
          <w:rPr>
            <w:rStyle w:val="Strong"/>
            <w:rFonts w:ascii="Times New Roman" w:hAnsi="Times New Roman"/>
            <w:b w:val="0"/>
          </w:rPr>
          <w:delText>,</w:delText>
        </w:r>
      </w:del>
      <w:r w:rsidRPr="00E0147F">
        <w:rPr>
          <w:rStyle w:val="Strong"/>
          <w:rFonts w:ascii="Times New Roman" w:hAnsi="Times New Roman"/>
          <w:b w:val="0"/>
        </w:rPr>
        <w:t xml:space="preserve"> </w:t>
      </w:r>
      <w:del w:id="414" w:author="Chokka,Deepthi Tejaswani" w:date="2020-06-20T22:12:00Z">
        <w:r w:rsidRPr="00E0147F" w:rsidDel="0012717E">
          <w:rPr>
            <w:rStyle w:val="Strong"/>
            <w:rFonts w:ascii="Times New Roman" w:hAnsi="Times New Roman"/>
            <w:b w:val="0"/>
          </w:rPr>
          <w:delText>phone</w:delText>
        </w:r>
      </w:del>
      <w:ins w:id="415" w:author="Chokka,Deepthi Tejaswani" w:date="2020-06-20T22:12:00Z">
        <w:r w:rsidR="0012717E" w:rsidRPr="00E0147F">
          <w:rPr>
            <w:rStyle w:val="Strong"/>
            <w:rFonts w:ascii="Times New Roman" w:hAnsi="Times New Roman"/>
            <w:b w:val="0"/>
          </w:rPr>
          <w:t>and phone</w:t>
        </w:r>
      </w:ins>
      <w:r w:rsidRPr="00E0147F">
        <w:rPr>
          <w:rStyle w:val="Strong"/>
          <w:rFonts w:ascii="Times New Roman" w:hAnsi="Times New Roman"/>
          <w:b w:val="0"/>
        </w:rPr>
        <w:t xml:space="preserve">. </w:t>
      </w:r>
    </w:p>
    <w:p w:rsidR="004A47B7" w:rsidRPr="00E0147F" w:rsidRDefault="004A47B7" w:rsidP="004A47B7">
      <w:pPr>
        <w:rPr>
          <w:rStyle w:val="Strong"/>
          <w:rFonts w:ascii="Times New Roman" w:hAnsi="Times New Roman"/>
          <w:b w:val="0"/>
        </w:rPr>
      </w:pPr>
    </w:p>
    <w:p w:rsidR="003A40D1" w:rsidRPr="003A40D1" w:rsidRDefault="00E0147F" w:rsidP="00D5285B">
      <w:pPr>
        <w:pStyle w:val="Heading1"/>
        <w:numPr>
          <w:ilvl w:val="1"/>
          <w:numId w:val="6"/>
        </w:numPr>
        <w:rPr>
          <w:rStyle w:val="Strong"/>
          <w:rFonts w:ascii="Times New Roman" w:hAnsi="Times New Roman"/>
          <w:b/>
        </w:rPr>
      </w:pPr>
      <w:r>
        <w:rPr>
          <w:rStyle w:val="Strong"/>
          <w:rFonts w:ascii="Times New Roman" w:hAnsi="Times New Roman"/>
          <w:b/>
        </w:rPr>
        <w:t>General Constraint</w:t>
      </w:r>
    </w:p>
    <w:p w:rsidR="004A47B7" w:rsidRPr="00E0147F" w:rsidRDefault="00E0147F" w:rsidP="003A40D1">
      <w:pPr>
        <w:spacing w:before="240"/>
        <w:rPr>
          <w:rStyle w:val="Strong"/>
          <w:rFonts w:ascii="Times New Roman" w:hAnsi="Times New Roman"/>
          <w:b w:val="0"/>
        </w:rPr>
      </w:pPr>
      <w:r>
        <w:rPr>
          <w:rStyle w:val="Strong"/>
          <w:rFonts w:ascii="Times New Roman" w:hAnsi="Times New Roman"/>
          <w:b w:val="0"/>
        </w:rPr>
        <w:tab/>
      </w:r>
      <w:r>
        <w:rPr>
          <w:rStyle w:val="Strong"/>
          <w:rFonts w:ascii="Times New Roman" w:hAnsi="Times New Roman"/>
          <w:b w:val="0"/>
        </w:rPr>
        <w:tab/>
      </w:r>
      <w:r>
        <w:rPr>
          <w:rStyle w:val="Strong"/>
          <w:rFonts w:ascii="Times New Roman" w:hAnsi="Times New Roman"/>
          <w:b w:val="0"/>
        </w:rPr>
        <w:tab/>
      </w:r>
      <w:r w:rsidR="004A47B7" w:rsidRPr="00E0147F">
        <w:rPr>
          <w:rStyle w:val="Strong"/>
          <w:rFonts w:ascii="Times New Roman" w:hAnsi="Times New Roman"/>
          <w:b w:val="0"/>
        </w:rPr>
        <w:t>The following constraints ar</w:t>
      </w:r>
      <w:r>
        <w:rPr>
          <w:rStyle w:val="Strong"/>
          <w:rFonts w:ascii="Times New Roman" w:hAnsi="Times New Roman"/>
          <w:b w:val="0"/>
        </w:rPr>
        <w:t>e required for this application:</w:t>
      </w:r>
    </w:p>
    <w:p w:rsidR="004A47B7" w:rsidRPr="00E0147F" w:rsidRDefault="004A47B7" w:rsidP="00E0147F">
      <w:pPr>
        <w:pStyle w:val="ListParagraph"/>
        <w:numPr>
          <w:ilvl w:val="0"/>
          <w:numId w:val="20"/>
        </w:numPr>
        <w:rPr>
          <w:rStyle w:val="Strong"/>
          <w:rFonts w:ascii="Times New Roman" w:hAnsi="Times New Roman"/>
          <w:b w:val="0"/>
        </w:rPr>
      </w:pPr>
      <w:r w:rsidRPr="00E0147F">
        <w:rPr>
          <w:rStyle w:val="Strong"/>
          <w:rFonts w:ascii="Times New Roman" w:hAnsi="Times New Roman"/>
          <w:b w:val="0"/>
        </w:rPr>
        <w:t>User should have android mobile phone to access the app.</w:t>
      </w:r>
    </w:p>
    <w:p w:rsidR="004A47B7" w:rsidRPr="00E0147F" w:rsidRDefault="004A47B7" w:rsidP="00E0147F">
      <w:pPr>
        <w:pStyle w:val="ListParagraph"/>
        <w:numPr>
          <w:ilvl w:val="0"/>
          <w:numId w:val="20"/>
        </w:numPr>
        <w:rPr>
          <w:rStyle w:val="Strong"/>
          <w:rFonts w:ascii="Times New Roman" w:hAnsi="Times New Roman"/>
          <w:b w:val="0"/>
        </w:rPr>
      </w:pPr>
      <w:r w:rsidRPr="00E0147F">
        <w:rPr>
          <w:rStyle w:val="Strong"/>
          <w:rFonts w:ascii="Times New Roman" w:hAnsi="Times New Roman"/>
          <w:b w:val="0"/>
        </w:rPr>
        <w:t>Internet is required.</w:t>
      </w:r>
    </w:p>
    <w:p w:rsidR="004A47B7" w:rsidRPr="00E0147F" w:rsidRDefault="004A47B7" w:rsidP="00E0147F">
      <w:pPr>
        <w:pStyle w:val="ListParagraph"/>
        <w:numPr>
          <w:ilvl w:val="0"/>
          <w:numId w:val="20"/>
        </w:numPr>
        <w:rPr>
          <w:rStyle w:val="Strong"/>
          <w:rFonts w:ascii="Times New Roman" w:hAnsi="Times New Roman"/>
          <w:b w:val="0"/>
        </w:rPr>
      </w:pPr>
      <w:r w:rsidRPr="00E0147F">
        <w:rPr>
          <w:rStyle w:val="Strong"/>
          <w:rFonts w:ascii="Times New Roman" w:hAnsi="Times New Roman"/>
          <w:b w:val="0"/>
        </w:rPr>
        <w:t>Should have a mail id to login to the app.</w:t>
      </w:r>
    </w:p>
    <w:p w:rsidR="004A47B7" w:rsidRPr="00E0147F" w:rsidRDefault="004A47B7" w:rsidP="004A47B7">
      <w:pPr>
        <w:rPr>
          <w:rStyle w:val="Strong"/>
          <w:rFonts w:ascii="Times New Roman" w:hAnsi="Times New Roman"/>
          <w:b w:val="0"/>
        </w:rPr>
      </w:pPr>
    </w:p>
    <w:p w:rsidR="004A47B7" w:rsidRPr="00E0147F" w:rsidRDefault="004A47B7" w:rsidP="004A47B7">
      <w:pPr>
        <w:rPr>
          <w:rStyle w:val="Strong"/>
          <w:rFonts w:ascii="Times New Roman" w:hAnsi="Times New Roman"/>
          <w:b w:val="0"/>
        </w:rPr>
      </w:pPr>
    </w:p>
    <w:p w:rsidR="004A47B7" w:rsidRDefault="004A47B7" w:rsidP="00D5285B">
      <w:pPr>
        <w:pStyle w:val="Heading1"/>
        <w:numPr>
          <w:ilvl w:val="1"/>
          <w:numId w:val="6"/>
        </w:numPr>
        <w:rPr>
          <w:rStyle w:val="Strong"/>
          <w:rFonts w:ascii="Times New Roman" w:hAnsi="Times New Roman"/>
          <w:b/>
        </w:rPr>
      </w:pPr>
      <w:r w:rsidRPr="00E0147F">
        <w:rPr>
          <w:rStyle w:val="Strong"/>
          <w:rFonts w:ascii="Times New Roman" w:hAnsi="Times New Roman"/>
          <w:b/>
        </w:rPr>
        <w:lastRenderedPageBreak/>
        <w:t>Assumptions and Dependencies</w:t>
      </w:r>
      <w:r w:rsidR="006B4B30">
        <w:rPr>
          <w:rStyle w:val="Strong"/>
          <w:rFonts w:ascii="Times New Roman" w:hAnsi="Times New Roman"/>
          <w:b/>
        </w:rPr>
        <w:t>:</w:t>
      </w:r>
    </w:p>
    <w:p w:rsidR="00D5285B" w:rsidDel="0012717E" w:rsidRDefault="006B4B30">
      <w:pPr>
        <w:pStyle w:val="Title"/>
        <w:spacing w:before="240"/>
        <w:jc w:val="left"/>
        <w:rPr>
          <w:del w:id="416" w:author="Chokka,Deepthi Tejaswani" w:date="2020-06-20T22:05:00Z"/>
          <w:rStyle w:val="Strong"/>
          <w:rFonts w:ascii="Times New Roman" w:hAnsi="Times New Roman"/>
          <w:b/>
          <w:sz w:val="24"/>
          <w:szCs w:val="24"/>
        </w:rPr>
        <w:pPrChange w:id="417" w:author="Chokka,Deepthi Tejaswani" w:date="2020-06-20T22:05:00Z">
          <w:pPr>
            <w:pStyle w:val="Title"/>
            <w:spacing w:before="240"/>
            <w:ind w:left="270"/>
            <w:jc w:val="left"/>
          </w:pPr>
        </w:pPrChange>
      </w:pPr>
      <w:del w:id="418" w:author="Chokka,Deepthi Tejaswani" w:date="2020-06-20T22:05:00Z">
        <w:r w:rsidDel="0012717E">
          <w:rPr>
            <w:rStyle w:val="Strong"/>
            <w:rFonts w:ascii="Times New Roman" w:hAnsi="Times New Roman"/>
            <w:b/>
            <w:sz w:val="24"/>
            <w:szCs w:val="24"/>
          </w:rPr>
          <w:tab/>
        </w:r>
      </w:del>
      <w:r>
        <w:rPr>
          <w:rStyle w:val="Strong"/>
          <w:rFonts w:ascii="Times New Roman" w:hAnsi="Times New Roman"/>
          <w:b/>
          <w:sz w:val="24"/>
          <w:szCs w:val="24"/>
        </w:rPr>
        <w:tab/>
      </w:r>
      <w:ins w:id="419" w:author="Chokka,Deepthi Tejaswani" w:date="2020-06-20T22:05:00Z">
        <w:r w:rsidR="0012717E">
          <w:rPr>
            <w:rStyle w:val="Strong"/>
            <w:rFonts w:ascii="Times New Roman" w:hAnsi="Times New Roman"/>
            <w:b/>
            <w:sz w:val="24"/>
            <w:szCs w:val="24"/>
          </w:rPr>
          <w:t xml:space="preserve">   </w:t>
        </w:r>
        <w:r w:rsidR="0012717E">
          <w:rPr>
            <w:rStyle w:val="Strong"/>
            <w:rFonts w:ascii="Times New Roman" w:hAnsi="Times New Roman"/>
            <w:b/>
            <w:sz w:val="24"/>
            <w:szCs w:val="24"/>
          </w:rPr>
          <w:tab/>
        </w:r>
      </w:ins>
    </w:p>
    <w:p w:rsidR="006B4B30" w:rsidRPr="006B4B30" w:rsidRDefault="006B4B30">
      <w:pPr>
        <w:pStyle w:val="Title"/>
        <w:spacing w:before="240"/>
        <w:jc w:val="left"/>
        <w:rPr>
          <w:rStyle w:val="Strong"/>
          <w:rFonts w:ascii="Times New Roman" w:hAnsi="Times New Roman"/>
          <w:b/>
          <w:sz w:val="24"/>
          <w:szCs w:val="24"/>
        </w:rPr>
        <w:pPrChange w:id="420" w:author="Chokka,Deepthi Tejaswani" w:date="2020-06-20T22:05:00Z">
          <w:pPr>
            <w:pStyle w:val="Title"/>
            <w:spacing w:before="240"/>
            <w:ind w:left="270"/>
            <w:jc w:val="left"/>
          </w:pPr>
        </w:pPrChange>
      </w:pPr>
      <w:r w:rsidRPr="006B4B30">
        <w:rPr>
          <w:rStyle w:val="Strong"/>
          <w:rFonts w:ascii="Times New Roman" w:hAnsi="Times New Roman"/>
          <w:b/>
          <w:sz w:val="24"/>
          <w:szCs w:val="24"/>
        </w:rPr>
        <w:t>Assumptions:</w:t>
      </w:r>
    </w:p>
    <w:p w:rsidR="004A47B7" w:rsidRPr="00E0147F" w:rsidRDefault="002C07DA" w:rsidP="00E0147F">
      <w:pPr>
        <w:pStyle w:val="ListParagraph"/>
        <w:numPr>
          <w:ilvl w:val="0"/>
          <w:numId w:val="19"/>
        </w:numPr>
        <w:rPr>
          <w:rStyle w:val="Strong"/>
          <w:rFonts w:ascii="Times New Roman" w:hAnsi="Times New Roman"/>
          <w:b w:val="0"/>
        </w:rPr>
      </w:pPr>
      <w:r>
        <w:rPr>
          <w:rStyle w:val="Strong"/>
          <w:rFonts w:ascii="Times New Roman" w:hAnsi="Times New Roman"/>
          <w:b w:val="0"/>
        </w:rPr>
        <w:t>U</w:t>
      </w:r>
      <w:r w:rsidR="004A47B7" w:rsidRPr="00E0147F">
        <w:rPr>
          <w:rStyle w:val="Strong"/>
          <w:rFonts w:ascii="Times New Roman" w:hAnsi="Times New Roman"/>
          <w:b w:val="0"/>
        </w:rPr>
        <w:t>sers can easily identify the product by product brand which is mentioned in the description.</w:t>
      </w:r>
    </w:p>
    <w:p w:rsidR="004A47B7" w:rsidRPr="00E0147F" w:rsidRDefault="002C07DA">
      <w:pPr>
        <w:pStyle w:val="ListParagraph"/>
        <w:numPr>
          <w:ilvl w:val="0"/>
          <w:numId w:val="19"/>
        </w:numPr>
        <w:rPr>
          <w:rStyle w:val="Strong"/>
          <w:rFonts w:ascii="Times New Roman" w:hAnsi="Times New Roman"/>
          <w:b w:val="0"/>
          <w:szCs w:val="24"/>
        </w:rPr>
      </w:pPr>
      <w:r>
        <w:rPr>
          <w:rStyle w:val="Strong"/>
          <w:rFonts w:ascii="Times New Roman" w:hAnsi="Times New Roman"/>
          <w:b w:val="0"/>
        </w:rPr>
        <w:t>Users</w:t>
      </w:r>
      <w:r w:rsidR="004A47B7" w:rsidRPr="00E0147F">
        <w:rPr>
          <w:rStyle w:val="Strong"/>
          <w:rFonts w:ascii="Times New Roman" w:hAnsi="Times New Roman"/>
          <w:b w:val="0"/>
        </w:rPr>
        <w:t xml:space="preserve"> can accept online orders and payments.</w:t>
      </w:r>
    </w:p>
    <w:p w:rsidR="004A47B7" w:rsidRPr="00E0147F" w:rsidRDefault="002C07DA" w:rsidP="00E0147F">
      <w:pPr>
        <w:pStyle w:val="ListParagraph"/>
        <w:numPr>
          <w:ilvl w:val="0"/>
          <w:numId w:val="19"/>
        </w:numPr>
        <w:rPr>
          <w:rStyle w:val="Strong"/>
          <w:rFonts w:ascii="Times New Roman" w:hAnsi="Times New Roman"/>
          <w:b w:val="0"/>
        </w:rPr>
      </w:pPr>
      <w:r>
        <w:rPr>
          <w:rStyle w:val="Strong"/>
          <w:rFonts w:ascii="Times New Roman" w:hAnsi="Times New Roman"/>
          <w:b w:val="0"/>
        </w:rPr>
        <w:t>U</w:t>
      </w:r>
      <w:r w:rsidR="004A47B7" w:rsidRPr="00E0147F">
        <w:rPr>
          <w:rStyle w:val="Strong"/>
          <w:rFonts w:ascii="Times New Roman" w:hAnsi="Times New Roman"/>
          <w:b w:val="0"/>
        </w:rPr>
        <w:t>sers can purchase the product easily by searching.</w:t>
      </w:r>
    </w:p>
    <w:p w:rsidR="004A47B7" w:rsidRPr="00E0147F" w:rsidRDefault="002C07DA" w:rsidP="00E0147F">
      <w:pPr>
        <w:pStyle w:val="ListParagraph"/>
        <w:numPr>
          <w:ilvl w:val="0"/>
          <w:numId w:val="19"/>
        </w:numPr>
        <w:rPr>
          <w:rStyle w:val="Strong"/>
          <w:rFonts w:ascii="Times New Roman" w:hAnsi="Times New Roman"/>
          <w:b w:val="0"/>
        </w:rPr>
      </w:pPr>
      <w:r>
        <w:rPr>
          <w:rStyle w:val="Strong"/>
          <w:rFonts w:ascii="Times New Roman" w:hAnsi="Times New Roman"/>
          <w:b w:val="0"/>
        </w:rPr>
        <w:t>U</w:t>
      </w:r>
      <w:r w:rsidR="004A47B7" w:rsidRPr="00E0147F">
        <w:rPr>
          <w:rStyle w:val="Strong"/>
          <w:rFonts w:ascii="Times New Roman" w:hAnsi="Times New Roman"/>
          <w:b w:val="0"/>
        </w:rPr>
        <w:t>sers can do online payments.</w:t>
      </w:r>
    </w:p>
    <w:p w:rsidR="004A47B7" w:rsidRPr="00E0147F" w:rsidRDefault="002C07DA" w:rsidP="00E0147F">
      <w:pPr>
        <w:pStyle w:val="ListParagraph"/>
        <w:numPr>
          <w:ilvl w:val="0"/>
          <w:numId w:val="19"/>
        </w:numPr>
        <w:rPr>
          <w:rStyle w:val="Strong"/>
          <w:rFonts w:ascii="Times New Roman" w:hAnsi="Times New Roman"/>
          <w:b w:val="0"/>
        </w:rPr>
      </w:pPr>
      <w:r>
        <w:rPr>
          <w:rStyle w:val="Strong"/>
          <w:rFonts w:ascii="Times New Roman" w:hAnsi="Times New Roman"/>
          <w:b w:val="0"/>
        </w:rPr>
        <w:t>Us</w:t>
      </w:r>
      <w:r w:rsidR="004A47B7" w:rsidRPr="00E0147F">
        <w:rPr>
          <w:rStyle w:val="Strong"/>
          <w:rFonts w:ascii="Times New Roman" w:hAnsi="Times New Roman"/>
          <w:b w:val="0"/>
        </w:rPr>
        <w:t>ers can check the status of the order.</w:t>
      </w:r>
    </w:p>
    <w:p w:rsidR="004A47B7" w:rsidRPr="00E0147F" w:rsidRDefault="004A47B7" w:rsidP="004A47B7">
      <w:pPr>
        <w:rPr>
          <w:rStyle w:val="Strong"/>
          <w:rFonts w:ascii="Times New Roman" w:hAnsi="Times New Roman"/>
          <w:b w:val="0"/>
        </w:rPr>
      </w:pPr>
    </w:p>
    <w:p w:rsidR="004A47B7" w:rsidRPr="00E0147F" w:rsidRDefault="006B4B30" w:rsidP="004A47B7">
      <w:pPr>
        <w:rPr>
          <w:rStyle w:val="Strong"/>
          <w:rFonts w:ascii="Times New Roman" w:hAnsi="Times New Roman"/>
          <w:color w:val="0D0D0D"/>
        </w:rPr>
      </w:pPr>
      <w:r>
        <w:rPr>
          <w:rStyle w:val="Strong"/>
          <w:rFonts w:ascii="Times New Roman" w:hAnsi="Times New Roman"/>
          <w:color w:val="0D0D0D"/>
        </w:rPr>
        <w:tab/>
      </w:r>
      <w:ins w:id="421" w:author="Chokka,Deepthi Tejaswani" w:date="2020-06-20T22:05:00Z">
        <w:r w:rsidR="0012717E">
          <w:rPr>
            <w:rStyle w:val="Strong"/>
            <w:rFonts w:ascii="Times New Roman" w:hAnsi="Times New Roman"/>
            <w:color w:val="0D0D0D"/>
          </w:rPr>
          <w:tab/>
        </w:r>
      </w:ins>
      <w:r>
        <w:rPr>
          <w:rStyle w:val="Strong"/>
          <w:rFonts w:ascii="Times New Roman" w:hAnsi="Times New Roman"/>
          <w:color w:val="0D0D0D"/>
        </w:rPr>
        <w:tab/>
      </w:r>
      <w:r w:rsidR="004A47B7" w:rsidRPr="00E0147F">
        <w:rPr>
          <w:rStyle w:val="Strong"/>
          <w:rFonts w:ascii="Times New Roman" w:hAnsi="Times New Roman"/>
          <w:color w:val="0D0D0D"/>
        </w:rPr>
        <w:t>Dependencies:</w:t>
      </w:r>
    </w:p>
    <w:p w:rsidR="004A47B7" w:rsidRPr="00E0147F" w:rsidRDefault="002C07DA" w:rsidP="00E0147F">
      <w:pPr>
        <w:pStyle w:val="ListParagraph"/>
        <w:numPr>
          <w:ilvl w:val="0"/>
          <w:numId w:val="18"/>
        </w:numPr>
        <w:rPr>
          <w:rStyle w:val="Strong"/>
          <w:rFonts w:ascii="Times New Roman" w:hAnsi="Times New Roman"/>
          <w:b w:val="0"/>
        </w:rPr>
      </w:pPr>
      <w:r>
        <w:rPr>
          <w:rStyle w:val="Strong"/>
          <w:rFonts w:ascii="Times New Roman" w:hAnsi="Times New Roman"/>
          <w:b w:val="0"/>
        </w:rPr>
        <w:t>Customers</w:t>
      </w:r>
      <w:r w:rsidR="004A47B7" w:rsidRPr="00E0147F">
        <w:rPr>
          <w:rStyle w:val="Strong"/>
          <w:rFonts w:ascii="Times New Roman" w:hAnsi="Times New Roman"/>
          <w:b w:val="0"/>
        </w:rPr>
        <w:t xml:space="preserve"> need to purchase different products from different vendors</w:t>
      </w:r>
    </w:p>
    <w:p w:rsidR="004A47B7" w:rsidRPr="00E0147F" w:rsidRDefault="004A47B7" w:rsidP="004A47B7">
      <w:pPr>
        <w:pStyle w:val="Title"/>
        <w:rPr>
          <w:rStyle w:val="Strong"/>
          <w:rFonts w:ascii="Times New Roman" w:hAnsi="Times New Roman"/>
        </w:rPr>
      </w:pPr>
    </w:p>
    <w:p w:rsidR="004A47B7" w:rsidRPr="00E0147F" w:rsidRDefault="004A47B7" w:rsidP="004A47B7">
      <w:pPr>
        <w:pStyle w:val="Title"/>
        <w:rPr>
          <w:rStyle w:val="Strong"/>
          <w:rFonts w:ascii="Times New Roman" w:hAnsi="Times New Roman"/>
        </w:rPr>
      </w:pPr>
    </w:p>
    <w:p w:rsidR="004A47B7" w:rsidRPr="00E0147F" w:rsidRDefault="004A47B7" w:rsidP="005C16EE">
      <w:pPr>
        <w:pStyle w:val="Title"/>
        <w:rPr>
          <w:rStyle w:val="Strong"/>
          <w:rFonts w:ascii="Times New Roman" w:hAnsi="Times New Roman"/>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EE6209">
      <w:pPr>
        <w:pStyle w:val="Title"/>
        <w:jc w:val="left"/>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ins w:id="422" w:author="Chokka,Deepthi Tejaswani" w:date="2020-06-20T22:06:00Z"/>
          <w:rStyle w:val="Strong"/>
          <w:rFonts w:ascii="Times New Roman" w:hAnsi="Times New Roman"/>
          <w:b/>
        </w:rPr>
      </w:pPr>
    </w:p>
    <w:p w:rsidR="0012717E" w:rsidRDefault="0012717E" w:rsidP="00070915">
      <w:pPr>
        <w:pStyle w:val="Title"/>
        <w:rPr>
          <w:rStyle w:val="Strong"/>
          <w:rFonts w:ascii="Times New Roman" w:hAnsi="Times New Roman"/>
          <w:b/>
        </w:rPr>
      </w:pPr>
    </w:p>
    <w:p w:rsidR="00070915" w:rsidRPr="00EE6209" w:rsidRDefault="00070915" w:rsidP="00D46641">
      <w:pPr>
        <w:pStyle w:val="Title"/>
        <w:numPr>
          <w:ilvl w:val="0"/>
          <w:numId w:val="6"/>
        </w:numPr>
        <w:rPr>
          <w:rStyle w:val="Strong"/>
          <w:rFonts w:ascii="Times New Roman" w:hAnsi="Times New Roman"/>
          <w:b/>
        </w:rPr>
      </w:pPr>
      <w:r w:rsidRPr="00EE6209">
        <w:rPr>
          <w:rStyle w:val="Strong"/>
          <w:rFonts w:ascii="Times New Roman" w:hAnsi="Times New Roman"/>
          <w:b/>
        </w:rPr>
        <w:lastRenderedPageBreak/>
        <w:t>Specific Requirements</w:t>
      </w:r>
    </w:p>
    <w:p w:rsidR="00D46641" w:rsidRPr="00EE6209" w:rsidRDefault="00D46641" w:rsidP="00D46641">
      <w:pPr>
        <w:pStyle w:val="Title"/>
        <w:ind w:left="480"/>
        <w:jc w:val="left"/>
        <w:rPr>
          <w:rStyle w:val="Strong"/>
          <w:rFonts w:ascii="Times New Roman" w:hAnsi="Times New Roman"/>
          <w:b/>
        </w:rPr>
      </w:pPr>
    </w:p>
    <w:p w:rsidR="00D46641" w:rsidDel="00A168F0" w:rsidRDefault="00D46641">
      <w:pPr>
        <w:pStyle w:val="ListParagraph"/>
        <w:numPr>
          <w:ilvl w:val="1"/>
          <w:numId w:val="6"/>
        </w:numPr>
        <w:spacing w:after="160" w:line="259" w:lineRule="auto"/>
        <w:rPr>
          <w:del w:id="423" w:author="Chokka,Deepthi Tejaswani" w:date="2020-06-22T16:58:00Z"/>
          <w:rStyle w:val="Heading1Char"/>
          <w:rFonts w:ascii="Times New Roman" w:hAnsi="Times New Roman"/>
        </w:rPr>
        <w:pPrChange w:id="424" w:author="Chokka,Deepthi Tejaswani" w:date="2020-06-22T16:58:00Z">
          <w:pPr>
            <w:pStyle w:val="ListParagraph"/>
            <w:spacing w:after="160" w:line="259" w:lineRule="auto"/>
            <w:ind w:left="0"/>
          </w:pPr>
        </w:pPrChange>
      </w:pPr>
      <w:r w:rsidRPr="00EE6209">
        <w:rPr>
          <w:rStyle w:val="Heading1Char"/>
          <w:rFonts w:ascii="Times New Roman" w:hAnsi="Times New Roman"/>
        </w:rPr>
        <w:t>External Interface Requirements</w:t>
      </w:r>
    </w:p>
    <w:p w:rsidR="00A168F0" w:rsidRDefault="00A168F0" w:rsidP="00174E40">
      <w:pPr>
        <w:pStyle w:val="ListParagraph"/>
        <w:numPr>
          <w:ilvl w:val="1"/>
          <w:numId w:val="6"/>
        </w:numPr>
        <w:spacing w:after="160" w:line="259" w:lineRule="auto"/>
        <w:rPr>
          <w:ins w:id="425" w:author="Chokka,Deepthi Tejaswani" w:date="2020-06-22T16:58:00Z"/>
          <w:rStyle w:val="Heading1Char"/>
          <w:rFonts w:ascii="Times New Roman" w:hAnsi="Times New Roman"/>
        </w:rPr>
      </w:pPr>
    </w:p>
    <w:p w:rsidR="00894054" w:rsidRPr="00A168F0" w:rsidRDefault="00A168F0">
      <w:pPr>
        <w:spacing w:after="160" w:line="259" w:lineRule="auto"/>
        <w:ind w:left="1440"/>
        <w:rPr>
          <w:rStyle w:val="Heading1Char"/>
          <w:rFonts w:ascii="Times New Roman" w:hAnsi="Times New Roman"/>
          <w:b w:val="0"/>
          <w:sz w:val="24"/>
          <w:szCs w:val="24"/>
          <w:rPrChange w:id="426" w:author="Chokka,Deepthi Tejaswani" w:date="2020-06-22T16:59:00Z">
            <w:rPr>
              <w:rStyle w:val="Heading1Char"/>
              <w:rFonts w:ascii="Times New Roman" w:hAnsi="Times New Roman"/>
              <w:b w:val="0"/>
            </w:rPr>
          </w:rPrChange>
        </w:rPr>
        <w:pPrChange w:id="427" w:author="Chokka,Deepthi Tejaswani" w:date="2020-06-22T16:59:00Z">
          <w:pPr>
            <w:pStyle w:val="ListParagraph"/>
            <w:spacing w:after="160" w:line="259" w:lineRule="auto"/>
            <w:ind w:left="0"/>
          </w:pPr>
        </w:pPrChange>
      </w:pPr>
      <w:ins w:id="428" w:author="Chokka,Deepthi Tejaswani" w:date="2020-06-22T16:59:00Z">
        <w:r>
          <w:rPr>
            <w:rStyle w:val="Heading1Char"/>
            <w:rFonts w:ascii="Times New Roman" w:hAnsi="Times New Roman"/>
            <w:b w:val="0"/>
            <w:sz w:val="24"/>
            <w:szCs w:val="24"/>
          </w:rPr>
          <w:tab/>
        </w:r>
      </w:ins>
      <w:r w:rsidR="00894054" w:rsidRPr="00A168F0">
        <w:rPr>
          <w:rStyle w:val="Heading1Char"/>
          <w:rFonts w:ascii="Times New Roman" w:hAnsi="Times New Roman"/>
          <w:b w:val="0"/>
          <w:sz w:val="24"/>
          <w:szCs w:val="24"/>
          <w:rPrChange w:id="429" w:author="Chokka,Deepthi Tejaswani" w:date="2020-06-22T16:59:00Z">
            <w:rPr>
              <w:rStyle w:val="Heading1Char"/>
              <w:rFonts w:ascii="Times New Roman" w:hAnsi="Times New Roman"/>
              <w:b w:val="0"/>
            </w:rPr>
          </w:rPrChange>
        </w:rPr>
        <w:t>E</w:t>
      </w:r>
      <w:ins w:id="430" w:author="Chokka,Deepthi Tejaswani" w:date="2020-06-20T21:39:00Z">
        <w:r w:rsidR="00894054" w:rsidRPr="00A168F0">
          <w:rPr>
            <w:rStyle w:val="Heading1Char"/>
            <w:rFonts w:ascii="Times New Roman" w:hAnsi="Times New Roman"/>
            <w:b w:val="0"/>
            <w:sz w:val="24"/>
            <w:szCs w:val="24"/>
            <w:rPrChange w:id="431" w:author="Chokka,Deepthi Tejaswani" w:date="2020-06-22T16:59:00Z">
              <w:rPr>
                <w:rStyle w:val="Heading1Char"/>
                <w:rFonts w:ascii="Times New Roman" w:hAnsi="Times New Roman"/>
                <w:b w:val="0"/>
              </w:rPr>
            </w:rPrChange>
          </w:rPr>
          <w:t xml:space="preserve">xternal interface requirements specify the way the user shall interact </w:t>
        </w:r>
      </w:ins>
      <w:ins w:id="432" w:author="Chokka,Deepthi Tejaswani" w:date="2020-06-20T21:40:00Z">
        <w:r w:rsidR="00894054" w:rsidRPr="00A168F0">
          <w:rPr>
            <w:rStyle w:val="Heading1Char"/>
            <w:rFonts w:ascii="Times New Roman" w:hAnsi="Times New Roman"/>
            <w:b w:val="0"/>
            <w:sz w:val="24"/>
            <w:szCs w:val="24"/>
            <w:rPrChange w:id="433" w:author="Chokka,Deepthi Tejaswani" w:date="2020-06-22T16:59:00Z">
              <w:rPr>
                <w:rStyle w:val="Heading1Char"/>
                <w:rFonts w:ascii="Times New Roman" w:hAnsi="Times New Roman"/>
                <w:b w:val="0"/>
              </w:rPr>
            </w:rPrChange>
          </w:rPr>
          <w:t xml:space="preserve">with the system as well as define the necessary hardware interface and communication interfaces required </w:t>
        </w:r>
      </w:ins>
      <w:ins w:id="434" w:author="Chokka,Deepthi Tejaswani" w:date="2020-06-20T21:41:00Z">
        <w:r w:rsidR="00894054" w:rsidRPr="00A168F0">
          <w:rPr>
            <w:rStyle w:val="Heading1Char"/>
            <w:rFonts w:ascii="Times New Roman" w:hAnsi="Times New Roman"/>
            <w:b w:val="0"/>
            <w:sz w:val="24"/>
            <w:szCs w:val="24"/>
            <w:rPrChange w:id="435" w:author="Chokka,Deepthi Tejaswani" w:date="2020-06-22T16:59:00Z">
              <w:rPr>
                <w:rStyle w:val="Heading1Char"/>
                <w:rFonts w:ascii="Times New Roman" w:hAnsi="Times New Roman"/>
                <w:b w:val="0"/>
              </w:rPr>
            </w:rPrChange>
          </w:rPr>
          <w:t>by the software to store and retrieve data.</w:t>
        </w:r>
      </w:ins>
    </w:p>
    <w:p w:rsidR="00D46641" w:rsidRDefault="00D46641" w:rsidP="00D46641">
      <w:pPr>
        <w:pStyle w:val="ListParagraph"/>
        <w:numPr>
          <w:ilvl w:val="2"/>
          <w:numId w:val="6"/>
        </w:numPr>
        <w:spacing w:after="160" w:line="259" w:lineRule="auto"/>
        <w:rPr>
          <w:ins w:id="436" w:author="Chokka,Deepthi Tejaswani" w:date="2020-06-21T20:36:00Z"/>
          <w:rStyle w:val="Heading1Char"/>
          <w:rFonts w:ascii="Times New Roman" w:hAnsi="Times New Roman"/>
        </w:rPr>
      </w:pPr>
      <w:r w:rsidRPr="00EE6209">
        <w:rPr>
          <w:rStyle w:val="Heading1Char"/>
          <w:rFonts w:ascii="Times New Roman" w:hAnsi="Times New Roman"/>
        </w:rPr>
        <w:t>User Interfaces</w:t>
      </w:r>
    </w:p>
    <w:p w:rsidR="00524F5C" w:rsidRPr="00EE6209" w:rsidRDefault="00A168F0">
      <w:pPr>
        <w:pStyle w:val="ListParagraph"/>
        <w:spacing w:after="160" w:line="259" w:lineRule="auto"/>
        <w:ind w:left="1440"/>
        <w:rPr>
          <w:rStyle w:val="Heading1Char"/>
          <w:rFonts w:ascii="Times New Roman" w:hAnsi="Times New Roman"/>
        </w:rPr>
        <w:pPrChange w:id="437" w:author="Chokka,Deepthi Tejaswani" w:date="2020-06-21T20:36:00Z">
          <w:pPr>
            <w:pStyle w:val="ListParagraph"/>
            <w:numPr>
              <w:ilvl w:val="2"/>
              <w:numId w:val="6"/>
            </w:numPr>
            <w:spacing w:after="160" w:line="259" w:lineRule="auto"/>
            <w:ind w:left="1440" w:hanging="720"/>
          </w:pPr>
        </w:pPrChange>
      </w:pPr>
      <w:ins w:id="438" w:author="Chokka,Deepthi Tejaswani" w:date="2020-06-22T16:59:00Z">
        <w:r>
          <w:tab/>
        </w:r>
      </w:ins>
      <w:ins w:id="439" w:author="Chokka,Deepthi Tejaswani" w:date="2020-06-21T20:36:00Z">
        <w:r w:rsidR="00524F5C" w:rsidRPr="00524F5C">
          <w:t xml:space="preserve">We will be </w:t>
        </w:r>
      </w:ins>
      <w:ins w:id="440" w:author="Chokka,Deepthi Tejaswani" w:date="2020-06-21T20:37:00Z">
        <w:r w:rsidR="00524F5C" w:rsidRPr="00524F5C">
          <w:t>utilizing</w:t>
        </w:r>
      </w:ins>
      <w:ins w:id="441" w:author="Chokka,Deepthi Tejaswani" w:date="2020-06-21T20:36:00Z">
        <w:r w:rsidR="00524F5C" w:rsidRPr="00524F5C">
          <w:t xml:space="preserve"> android studio to develop the front-end of the application. Within this application, we will try to portrait all the useful applications which are pretty much useful to ensure that the user gets what they need from our application. Help and live chat are instances of such functionalities which serve as an interface amid the user and the software </w:t>
        </w:r>
      </w:ins>
      <w:ins w:id="442" w:author="Chokka,Deepthi Tejaswani" w:date="2020-06-21T20:37:00Z">
        <w:r w:rsidR="00524F5C" w:rsidRPr="00524F5C">
          <w:t>utilized</w:t>
        </w:r>
      </w:ins>
      <w:ins w:id="443" w:author="Chokka,Deepthi Tejaswani" w:date="2020-06-21T20:36:00Z">
        <w:r w:rsidR="00524F5C" w:rsidRPr="00524F5C">
          <w:t xml:space="preserve"> in our project. These functionalities </w:t>
        </w:r>
      </w:ins>
      <w:ins w:id="444" w:author="Chokka,Deepthi Tejaswani" w:date="2020-06-21T20:37:00Z">
        <w:r w:rsidR="00524F5C" w:rsidRPr="00524F5C">
          <w:t>authorize</w:t>
        </w:r>
      </w:ins>
      <w:ins w:id="445" w:author="Chokka,Deepthi Tejaswani" w:date="2020-06-21T20:36:00Z">
        <w:r w:rsidR="00524F5C" w:rsidRPr="00524F5C">
          <w:t xml:space="preserve"> us to gather suggestions and dilemmas that customers have which further provides ideas to the developers in developing the application someday. We will be </w:t>
        </w:r>
      </w:ins>
      <w:ins w:id="446" w:author="Chokka,Deepthi Tejaswani" w:date="2020-06-21T20:37:00Z">
        <w:r w:rsidR="00524F5C" w:rsidRPr="00524F5C">
          <w:t>utilizing</w:t>
        </w:r>
      </w:ins>
      <w:ins w:id="447" w:author="Chokka,Deepthi Tejaswani" w:date="2020-06-21T20:36:00Z">
        <w:r w:rsidR="00524F5C" w:rsidRPr="00524F5C">
          <w:t xml:space="preserve"> firebase at the backend for collecting all the essential data. </w:t>
        </w:r>
        <w:r w:rsidR="00524F5C" w:rsidRPr="00524F5C">
          <w:rPr>
            <w:b/>
            <w:bCs/>
            <w:color w:val="0E101A"/>
          </w:rPr>
          <w:t> </w:t>
        </w:r>
      </w:ins>
    </w:p>
    <w:p w:rsidR="00060668" w:rsidRPr="00EE6209" w:rsidDel="00F66984" w:rsidRDefault="00060668" w:rsidP="00EE6209">
      <w:pPr>
        <w:ind w:left="1440"/>
        <w:rPr>
          <w:del w:id="448" w:author="Chokka,Deepthi Tejaswani" w:date="2020-06-21T20:36:00Z"/>
          <w:rStyle w:val="Heading1Char"/>
          <w:rFonts w:ascii="Times New Roman" w:hAnsi="Times New Roman"/>
          <w:b w:val="0"/>
          <w:sz w:val="24"/>
          <w:szCs w:val="24"/>
        </w:rPr>
      </w:pPr>
      <w:del w:id="449" w:author="Chokka,Deepthi Tejaswani" w:date="2020-06-21T20:36:00Z">
        <w:r w:rsidRPr="00EE6209" w:rsidDel="00F66984">
          <w:rPr>
            <w:rStyle w:val="Heading1Char"/>
            <w:rFonts w:ascii="Times New Roman" w:hAnsi="Times New Roman"/>
            <w:b w:val="0"/>
            <w:sz w:val="24"/>
            <w:szCs w:val="24"/>
          </w:rPr>
          <w:delText>Front-end:</w:delText>
        </w:r>
      </w:del>
    </w:p>
    <w:p w:rsidR="00060668" w:rsidRPr="00EE6209" w:rsidDel="00F66984" w:rsidRDefault="00060668" w:rsidP="00EE6209">
      <w:pPr>
        <w:ind w:left="1440"/>
        <w:rPr>
          <w:del w:id="450" w:author="Chokka,Deepthi Tejaswani" w:date="2020-06-21T20:36:00Z"/>
          <w:rStyle w:val="Heading1Char"/>
          <w:rFonts w:ascii="Times New Roman" w:hAnsi="Times New Roman"/>
          <w:b w:val="0"/>
          <w:sz w:val="24"/>
          <w:szCs w:val="24"/>
        </w:rPr>
      </w:pPr>
      <w:del w:id="451" w:author="Chokka,Deepthi Tejaswani" w:date="2020-06-21T20:36:00Z">
        <w:r w:rsidRPr="00EE6209" w:rsidDel="00F66984">
          <w:rPr>
            <w:rStyle w:val="Heading1Char"/>
            <w:rFonts w:ascii="Times New Roman" w:hAnsi="Times New Roman"/>
            <w:b w:val="0"/>
            <w:sz w:val="24"/>
            <w:szCs w:val="24"/>
          </w:rPr>
          <w:delText>Back-end:</w:delText>
        </w:r>
      </w:del>
    </w:p>
    <w:p w:rsidR="00D46641" w:rsidRDefault="00D46641" w:rsidP="00D46641">
      <w:pPr>
        <w:pStyle w:val="ListParagraph"/>
        <w:numPr>
          <w:ilvl w:val="2"/>
          <w:numId w:val="6"/>
        </w:numPr>
        <w:spacing w:after="160" w:line="259" w:lineRule="auto"/>
        <w:rPr>
          <w:ins w:id="452" w:author="Chokka,Deepthi Tejaswani" w:date="2020-06-22T22:40:00Z"/>
          <w:rStyle w:val="Heading1Char"/>
          <w:rFonts w:ascii="Times New Roman" w:hAnsi="Times New Roman"/>
        </w:rPr>
      </w:pPr>
      <w:r w:rsidRPr="00EE6209">
        <w:rPr>
          <w:rStyle w:val="Heading1Char"/>
          <w:rFonts w:ascii="Times New Roman" w:hAnsi="Times New Roman"/>
        </w:rPr>
        <w:t>Hardware Interfaces</w:t>
      </w:r>
    </w:p>
    <w:p w:rsidR="00827834" w:rsidRPr="00827834" w:rsidRDefault="00827834">
      <w:pPr>
        <w:tabs>
          <w:tab w:val="clear" w:pos="180"/>
          <w:tab w:val="clear" w:pos="360"/>
          <w:tab w:val="clear" w:pos="720"/>
        </w:tabs>
        <w:spacing w:after="160" w:line="259" w:lineRule="auto"/>
        <w:ind w:left="1440" w:firstLine="720"/>
        <w:contextualSpacing/>
        <w:rPr>
          <w:ins w:id="453" w:author="Chokka,Deepthi Tejaswani" w:date="2020-06-22T22:40:00Z"/>
          <w:rPrChange w:id="454" w:author="Chokka,Deepthi Tejaswani" w:date="2020-06-22T22:47:00Z">
            <w:rPr>
              <w:ins w:id="455" w:author="Chokka,Deepthi Tejaswani" w:date="2020-06-22T22:40:00Z"/>
              <w:rFonts w:ascii="Times New Roman" w:hAnsi="Times New Roman"/>
            </w:rPr>
          </w:rPrChange>
        </w:rPr>
        <w:pPrChange w:id="456" w:author="Chokka,Deepthi Tejaswani" w:date="2020-06-22T22:47:00Z">
          <w:pPr/>
        </w:pPrChange>
      </w:pPr>
      <w:ins w:id="457" w:author="Chokka,Deepthi Tejaswani" w:date="2020-06-22T22:41:00Z">
        <w:r w:rsidRPr="00827834">
          <w:rPr>
            <w:rStyle w:val="Heading1Char"/>
            <w:rFonts w:ascii="Times New Roman" w:hAnsi="Times New Roman"/>
            <w:b w:val="0"/>
            <w:sz w:val="24"/>
            <w:szCs w:val="24"/>
          </w:rPr>
          <w:t>For this project, we require android mobile with a minimum API level of 5.0 which is commonly known as Lollipop.</w:t>
        </w:r>
      </w:ins>
      <w:ins w:id="458" w:author="Chokka,Deepthi Tejaswani" w:date="2020-06-22T22:42:00Z">
        <w:r w:rsidRPr="00827834">
          <w:rPr>
            <w:rStyle w:val="Heading1Char"/>
            <w:rFonts w:ascii="Times New Roman" w:hAnsi="Times New Roman"/>
            <w:b w:val="0"/>
            <w:sz w:val="24"/>
            <w:szCs w:val="24"/>
          </w:rPr>
          <w:t xml:space="preserve"> </w:t>
        </w:r>
      </w:ins>
      <w:ins w:id="459" w:author="Chokka,Deepthi Tejaswani" w:date="2020-06-22T22:46:00Z">
        <w:r w:rsidRPr="00827834">
          <w:rPr>
            <w:rStyle w:val="Heading1Char"/>
            <w:rFonts w:ascii="Times New Roman" w:hAnsi="Times New Roman"/>
            <w:b w:val="0"/>
            <w:sz w:val="24"/>
            <w:szCs w:val="24"/>
          </w:rPr>
          <w:t xml:space="preserve">We also require a laptop with   </w:t>
        </w:r>
      </w:ins>
      <w:ins w:id="460" w:author="Chokka,Deepthi Tejaswani" w:date="2020-06-22T22:47:00Z">
        <w:r>
          <w:t>Windows XP, or Windows</w:t>
        </w:r>
        <w:r w:rsidRPr="00210473">
          <w:t xml:space="preserve"> 7, or Windows 8 or Windows 10</w:t>
        </w:r>
        <w:r>
          <w:t xml:space="preserve"> </w:t>
        </w:r>
      </w:ins>
      <w:ins w:id="461" w:author="Chokka,Deepthi Tejaswani" w:date="2020-06-22T22:46:00Z">
        <w:r>
          <w:rPr>
            <w:rStyle w:val="Heading1Char"/>
            <w:rFonts w:ascii="Times New Roman" w:hAnsi="Times New Roman"/>
            <w:b w:val="0"/>
            <w:sz w:val="24"/>
            <w:szCs w:val="24"/>
          </w:rPr>
          <w:t xml:space="preserve">Operating system with </w:t>
        </w:r>
        <w:r w:rsidRPr="002B5759">
          <w:rPr>
            <w:rStyle w:val="Heading1Char"/>
            <w:rFonts w:ascii="Times New Roman" w:hAnsi="Times New Roman"/>
            <w:b w:val="0"/>
            <w:sz w:val="24"/>
            <w:szCs w:val="24"/>
          </w:rPr>
          <w:t>Intel Core i5 processor</w:t>
        </w:r>
      </w:ins>
      <w:ins w:id="462" w:author="Chokka,Deepthi Tejaswani" w:date="2020-06-22T22:48:00Z">
        <w:r>
          <w:rPr>
            <w:rStyle w:val="Heading1Char"/>
            <w:rFonts w:ascii="Times New Roman" w:hAnsi="Times New Roman"/>
            <w:b w:val="0"/>
            <w:sz w:val="24"/>
            <w:szCs w:val="24"/>
          </w:rPr>
          <w:t xml:space="preserve"> and also a stable internet connection for smooth process of program</w:t>
        </w:r>
        <w:r>
          <w:rPr>
            <w:rStyle w:val="Heading1Char"/>
            <w:b w:val="0"/>
            <w:sz w:val="24"/>
          </w:rPr>
          <w:t>.</w:t>
        </w:r>
        <w:r w:rsidRPr="00911935">
          <w:rPr>
            <w:rFonts w:ascii="Times New Roman" w:hAnsi="Times New Roman"/>
          </w:rPr>
          <w:t xml:space="preserve"> The</w:t>
        </w:r>
      </w:ins>
      <w:ins w:id="463" w:author="Chokka,Deepthi Tejaswani" w:date="2020-06-22T22:40:00Z">
        <w:r w:rsidRPr="00911935">
          <w:rPr>
            <w:rFonts w:ascii="Times New Roman" w:hAnsi="Times New Roman"/>
          </w:rPr>
          <w:t xml:space="preserve"> points stated below are the hardware requirements which are important for the project</w:t>
        </w:r>
        <w:r>
          <w:rPr>
            <w:rFonts w:ascii="Times New Roman" w:hAnsi="Times New Roman"/>
          </w:rPr>
          <w:t>.</w:t>
        </w:r>
      </w:ins>
    </w:p>
    <w:p w:rsidR="00827834" w:rsidRPr="00911935" w:rsidRDefault="00827834" w:rsidP="00827834">
      <w:pPr>
        <w:pStyle w:val="ListParagraph"/>
        <w:numPr>
          <w:ilvl w:val="0"/>
          <w:numId w:val="35"/>
        </w:numPr>
        <w:tabs>
          <w:tab w:val="clear" w:pos="180"/>
          <w:tab w:val="clear" w:pos="360"/>
          <w:tab w:val="clear" w:pos="720"/>
        </w:tabs>
        <w:spacing w:after="160" w:line="259" w:lineRule="auto"/>
        <w:contextualSpacing/>
        <w:rPr>
          <w:ins w:id="464" w:author="Chokka,Deepthi Tejaswani" w:date="2020-06-22T22:40:00Z"/>
        </w:rPr>
      </w:pPr>
      <w:ins w:id="465" w:author="Chokka,Deepthi Tejaswani" w:date="2020-06-22T22:40:00Z">
        <w:r>
          <w:t>Windows XP, or Windows</w:t>
        </w:r>
        <w:r w:rsidRPr="00210473">
          <w:t xml:space="preserve"> 7, or Windows 8 or Windows 10</w:t>
        </w:r>
      </w:ins>
    </w:p>
    <w:p w:rsidR="00827834" w:rsidRDefault="00827834" w:rsidP="00827834">
      <w:pPr>
        <w:pStyle w:val="ListParagraph"/>
        <w:numPr>
          <w:ilvl w:val="0"/>
          <w:numId w:val="35"/>
        </w:numPr>
        <w:tabs>
          <w:tab w:val="clear" w:pos="180"/>
          <w:tab w:val="clear" w:pos="360"/>
          <w:tab w:val="clear" w:pos="720"/>
        </w:tabs>
        <w:spacing w:after="160" w:line="259" w:lineRule="auto"/>
        <w:contextualSpacing/>
        <w:rPr>
          <w:ins w:id="466" w:author="Chokka,Deepthi Tejaswani" w:date="2020-06-22T22:40:00Z"/>
        </w:rPr>
      </w:pPr>
      <w:ins w:id="467" w:author="Chokka,Deepthi Tejaswani" w:date="2020-06-22T22:40:00Z">
        <w:r>
          <w:t>Memory of 4 GB RAM or more</w:t>
        </w:r>
      </w:ins>
    </w:p>
    <w:p w:rsidR="00827834" w:rsidRDefault="00827834" w:rsidP="00827834">
      <w:pPr>
        <w:pStyle w:val="ListParagraph"/>
        <w:numPr>
          <w:ilvl w:val="0"/>
          <w:numId w:val="35"/>
        </w:numPr>
        <w:tabs>
          <w:tab w:val="clear" w:pos="180"/>
          <w:tab w:val="clear" w:pos="360"/>
          <w:tab w:val="clear" w:pos="720"/>
        </w:tabs>
        <w:spacing w:after="160" w:line="259" w:lineRule="auto"/>
        <w:contextualSpacing/>
        <w:rPr>
          <w:ins w:id="468" w:author="Chokka,Deepthi Tejaswani" w:date="2020-06-22T22:40:00Z"/>
        </w:rPr>
      </w:pPr>
      <w:ins w:id="469" w:author="Chokka,Deepthi Tejaswani" w:date="2020-06-22T22:40:00Z">
        <w:r>
          <w:t>Monitor resolution of 1024 x 768 or higher</w:t>
        </w:r>
      </w:ins>
    </w:p>
    <w:p w:rsidR="00827834" w:rsidRDefault="00827834" w:rsidP="00827834">
      <w:pPr>
        <w:pStyle w:val="ListParagraph"/>
        <w:numPr>
          <w:ilvl w:val="0"/>
          <w:numId w:val="35"/>
        </w:numPr>
        <w:tabs>
          <w:tab w:val="clear" w:pos="180"/>
          <w:tab w:val="clear" w:pos="360"/>
          <w:tab w:val="clear" w:pos="720"/>
        </w:tabs>
        <w:spacing w:after="160" w:line="259" w:lineRule="auto"/>
        <w:contextualSpacing/>
        <w:rPr>
          <w:ins w:id="470" w:author="Chokka,Deepthi Tejaswani" w:date="2020-06-22T22:40:00Z"/>
        </w:rPr>
      </w:pPr>
      <w:ins w:id="471" w:author="Chokka,Deepthi Tejaswani" w:date="2020-06-22T22:40:00Z">
        <w:r>
          <w:t>Intel Pentium 4 or AMD Athlon 2 GHz (or faster)</w:t>
        </w:r>
      </w:ins>
    </w:p>
    <w:p w:rsidR="00827834" w:rsidRDefault="00827834" w:rsidP="00827834">
      <w:pPr>
        <w:pStyle w:val="ListParagraph"/>
        <w:numPr>
          <w:ilvl w:val="0"/>
          <w:numId w:val="35"/>
        </w:numPr>
        <w:tabs>
          <w:tab w:val="clear" w:pos="180"/>
          <w:tab w:val="clear" w:pos="360"/>
          <w:tab w:val="clear" w:pos="720"/>
        </w:tabs>
        <w:spacing w:after="160" w:line="259" w:lineRule="auto"/>
        <w:contextualSpacing/>
        <w:rPr>
          <w:ins w:id="472" w:author="Chokka,Deepthi Tejaswani" w:date="2020-06-22T22:40:00Z"/>
        </w:rPr>
      </w:pPr>
      <w:ins w:id="473" w:author="Chokka,Deepthi Tejaswani" w:date="2020-06-22T22:40:00Z">
        <w:r>
          <w:t>1 GB (or more) available hard disk space</w:t>
        </w:r>
      </w:ins>
    </w:p>
    <w:p w:rsidR="00827834" w:rsidRPr="00EE6209" w:rsidDel="00827834" w:rsidRDefault="00827834">
      <w:pPr>
        <w:pStyle w:val="ListParagraph"/>
        <w:spacing w:after="160" w:line="259" w:lineRule="auto"/>
        <w:ind w:left="1440"/>
        <w:rPr>
          <w:del w:id="474" w:author="Chokka,Deepthi Tejaswani" w:date="2020-06-22T22:47:00Z"/>
          <w:rStyle w:val="Heading1Char"/>
          <w:rFonts w:ascii="Times New Roman" w:hAnsi="Times New Roman"/>
        </w:rPr>
        <w:pPrChange w:id="475" w:author="Chokka,Deepthi Tejaswani" w:date="2020-06-22T22:40:00Z">
          <w:pPr>
            <w:pStyle w:val="ListParagraph"/>
            <w:numPr>
              <w:ilvl w:val="2"/>
              <w:numId w:val="6"/>
            </w:numPr>
            <w:spacing w:after="160" w:line="259" w:lineRule="auto"/>
            <w:ind w:left="1440" w:hanging="720"/>
          </w:pPr>
        </w:pPrChange>
      </w:pPr>
    </w:p>
    <w:p w:rsidR="00060668" w:rsidRPr="00EE6209" w:rsidDel="00827834" w:rsidRDefault="00060668">
      <w:pPr>
        <w:rPr>
          <w:del w:id="476" w:author="Chokka,Deepthi Tejaswani" w:date="2020-06-22T22:47:00Z"/>
          <w:rStyle w:val="Heading1Char"/>
          <w:rFonts w:ascii="Times New Roman" w:hAnsi="Times New Roman"/>
          <w:b w:val="0"/>
          <w:sz w:val="24"/>
          <w:szCs w:val="24"/>
        </w:rPr>
        <w:pPrChange w:id="477" w:author="Chokka,Deepthi Tejaswani" w:date="2020-06-22T22:47:00Z">
          <w:pPr>
            <w:ind w:left="1440"/>
          </w:pPr>
        </w:pPrChange>
      </w:pPr>
      <w:del w:id="478" w:author="Chokka,Deepthi Tejaswani" w:date="2020-06-22T22:47:00Z">
        <w:r w:rsidRPr="00EE6209" w:rsidDel="00827834">
          <w:rPr>
            <w:rStyle w:val="Heading1Char"/>
            <w:rFonts w:ascii="Times New Roman" w:hAnsi="Times New Roman"/>
            <w:b w:val="0"/>
            <w:sz w:val="24"/>
            <w:szCs w:val="24"/>
          </w:rPr>
          <w:delText>Windows</w:delText>
        </w:r>
      </w:del>
    </w:p>
    <w:p w:rsidR="00827834" w:rsidRDefault="00060668">
      <w:pPr>
        <w:rPr>
          <w:ins w:id="479" w:author="Chokka,Deepthi Tejaswani" w:date="2020-06-22T17:05:00Z"/>
          <w:rStyle w:val="Heading1Char"/>
          <w:rFonts w:ascii="Times New Roman" w:hAnsi="Times New Roman"/>
          <w:b w:val="0"/>
          <w:sz w:val="24"/>
          <w:szCs w:val="24"/>
        </w:rPr>
        <w:pPrChange w:id="480" w:author="Chokka,Deepthi Tejaswani" w:date="2020-06-22T22:47:00Z">
          <w:pPr>
            <w:ind w:left="1440"/>
          </w:pPr>
        </w:pPrChange>
      </w:pPr>
      <w:del w:id="481" w:author="Chokka,Deepthi Tejaswani" w:date="2020-06-22T22:47:00Z">
        <w:r w:rsidRPr="00EE6209" w:rsidDel="00827834">
          <w:rPr>
            <w:rStyle w:val="Heading1Char"/>
            <w:rFonts w:ascii="Times New Roman" w:hAnsi="Times New Roman"/>
            <w:b w:val="0"/>
            <w:sz w:val="24"/>
            <w:szCs w:val="24"/>
          </w:rPr>
          <w:delText>Internet connection</w:delText>
        </w:r>
      </w:del>
    </w:p>
    <w:p w:rsidR="002B5759" w:rsidRPr="00EE6209" w:rsidDel="00827834" w:rsidRDefault="002B5759" w:rsidP="002B5759">
      <w:pPr>
        <w:ind w:left="1440"/>
        <w:rPr>
          <w:del w:id="482" w:author="Chokka,Deepthi Tejaswani" w:date="2020-06-22T22:39:00Z"/>
          <w:rStyle w:val="Heading1Char"/>
          <w:rFonts w:ascii="Times New Roman" w:hAnsi="Times New Roman"/>
          <w:b w:val="0"/>
          <w:sz w:val="24"/>
          <w:szCs w:val="24"/>
        </w:rPr>
      </w:pPr>
    </w:p>
    <w:p w:rsidR="00D46641" w:rsidRPr="00EE6209" w:rsidRDefault="00D46641" w:rsidP="00D46641">
      <w:pPr>
        <w:pStyle w:val="ListParagraph"/>
        <w:numPr>
          <w:ilvl w:val="2"/>
          <w:numId w:val="6"/>
        </w:numPr>
        <w:spacing w:after="160" w:line="259" w:lineRule="auto"/>
        <w:rPr>
          <w:rStyle w:val="Heading1Char"/>
          <w:rFonts w:ascii="Times New Roman" w:hAnsi="Times New Roman"/>
        </w:rPr>
      </w:pPr>
      <w:r w:rsidRPr="00EE6209">
        <w:rPr>
          <w:rStyle w:val="Heading1Char"/>
          <w:rFonts w:ascii="Times New Roman" w:hAnsi="Times New Roman"/>
        </w:rPr>
        <w:t>Software Interfaces</w:t>
      </w:r>
    </w:p>
    <w:p w:rsidR="00827834" w:rsidRDefault="00827834">
      <w:pPr>
        <w:ind w:left="1440"/>
        <w:rPr>
          <w:ins w:id="483" w:author="Chokka,Deepthi Tejaswani" w:date="2020-06-22T22:43:00Z"/>
        </w:rPr>
        <w:pPrChange w:id="484" w:author="Chokka,Deepthi Tejaswani" w:date="2020-06-22T22:50:00Z">
          <w:pPr/>
        </w:pPrChange>
      </w:pPr>
      <w:ins w:id="485" w:author="Chokka,Deepthi Tejaswani" w:date="2020-06-22T22:43:00Z">
        <w:r>
          <w:t>The points stated below are the software requirements which are useful for successful completion of the project.</w:t>
        </w:r>
      </w:ins>
    </w:p>
    <w:p w:rsidR="00827834" w:rsidRDefault="00827834" w:rsidP="00827834">
      <w:pPr>
        <w:pStyle w:val="ListParagraph"/>
        <w:numPr>
          <w:ilvl w:val="0"/>
          <w:numId w:val="36"/>
        </w:numPr>
        <w:tabs>
          <w:tab w:val="clear" w:pos="180"/>
          <w:tab w:val="clear" w:pos="360"/>
          <w:tab w:val="clear" w:pos="720"/>
        </w:tabs>
        <w:spacing w:after="160" w:line="259" w:lineRule="auto"/>
        <w:contextualSpacing/>
        <w:rPr>
          <w:ins w:id="486" w:author="Chokka,Deepthi Tejaswani" w:date="2020-06-22T22:43:00Z"/>
        </w:rPr>
      </w:pPr>
      <w:ins w:id="487" w:author="Chokka,Deepthi Tejaswani" w:date="2020-06-22T22:43:00Z">
        <w:r w:rsidRPr="00210473">
          <w:t>VMware Playe</w:t>
        </w:r>
        <w:r>
          <w:t>r to run the</w:t>
        </w:r>
        <w:r w:rsidRPr="00210473">
          <w:t xml:space="preserve"> Simulator on Windows</w:t>
        </w:r>
      </w:ins>
    </w:p>
    <w:p w:rsidR="00827834" w:rsidRDefault="00827834" w:rsidP="00827834">
      <w:pPr>
        <w:pStyle w:val="ListParagraph"/>
        <w:numPr>
          <w:ilvl w:val="0"/>
          <w:numId w:val="36"/>
        </w:numPr>
        <w:tabs>
          <w:tab w:val="clear" w:pos="180"/>
          <w:tab w:val="clear" w:pos="360"/>
          <w:tab w:val="clear" w:pos="720"/>
        </w:tabs>
        <w:spacing w:after="160" w:line="259" w:lineRule="auto"/>
        <w:contextualSpacing/>
        <w:rPr>
          <w:ins w:id="488" w:author="Chokka,Deepthi Tejaswani" w:date="2020-06-22T22:43:00Z"/>
        </w:rPr>
      </w:pPr>
      <w:ins w:id="489" w:author="Chokka,Deepthi Tejaswani" w:date="2020-06-22T22:43:00Z">
        <w:r>
          <w:t>Genymotion</w:t>
        </w:r>
      </w:ins>
      <w:ins w:id="490" w:author="Chokka,Deepthi Tejaswani" w:date="2020-06-22T22:49:00Z">
        <w:r>
          <w:t xml:space="preserve"> to run the simulator in Android Studio</w:t>
        </w:r>
      </w:ins>
    </w:p>
    <w:p w:rsidR="00827834" w:rsidRDefault="00827834" w:rsidP="00827834">
      <w:pPr>
        <w:pStyle w:val="ListParagraph"/>
        <w:numPr>
          <w:ilvl w:val="0"/>
          <w:numId w:val="36"/>
        </w:numPr>
        <w:tabs>
          <w:tab w:val="clear" w:pos="180"/>
          <w:tab w:val="clear" w:pos="360"/>
          <w:tab w:val="clear" w:pos="720"/>
        </w:tabs>
        <w:spacing w:after="160" w:line="259" w:lineRule="auto"/>
        <w:contextualSpacing/>
        <w:rPr>
          <w:ins w:id="491" w:author="Chokka,Deepthi Tejaswani" w:date="2020-06-22T22:43:00Z"/>
        </w:rPr>
      </w:pPr>
      <w:ins w:id="492" w:author="Chokka,Deepthi Tejaswani" w:date="2020-06-22T22:43:00Z">
        <w:r>
          <w:t>Android SDK tools 22.0.5 or (latest version)</w:t>
        </w:r>
      </w:ins>
    </w:p>
    <w:p w:rsidR="00827834" w:rsidRDefault="00827834" w:rsidP="00827834">
      <w:pPr>
        <w:pStyle w:val="ListParagraph"/>
        <w:numPr>
          <w:ilvl w:val="0"/>
          <w:numId w:val="36"/>
        </w:numPr>
        <w:tabs>
          <w:tab w:val="clear" w:pos="180"/>
          <w:tab w:val="clear" w:pos="360"/>
          <w:tab w:val="clear" w:pos="720"/>
        </w:tabs>
        <w:spacing w:after="160" w:line="259" w:lineRule="auto"/>
        <w:contextualSpacing/>
        <w:rPr>
          <w:ins w:id="493" w:author="Chokka,Deepthi Tejaswani" w:date="2020-06-22T22:43:00Z"/>
        </w:rPr>
      </w:pPr>
      <w:ins w:id="494" w:author="Chokka,Deepthi Tejaswani" w:date="2020-06-22T22:43:00Z">
        <w:r>
          <w:t>Android 4.2.2 platform API 17</w:t>
        </w:r>
      </w:ins>
    </w:p>
    <w:p w:rsidR="00827834" w:rsidRDefault="00827834" w:rsidP="00827834">
      <w:pPr>
        <w:pStyle w:val="ListParagraph"/>
        <w:numPr>
          <w:ilvl w:val="0"/>
          <w:numId w:val="36"/>
        </w:numPr>
        <w:tabs>
          <w:tab w:val="clear" w:pos="180"/>
          <w:tab w:val="clear" w:pos="360"/>
          <w:tab w:val="clear" w:pos="720"/>
        </w:tabs>
        <w:spacing w:after="160" w:line="259" w:lineRule="auto"/>
        <w:contextualSpacing/>
        <w:rPr>
          <w:ins w:id="495" w:author="Chokka,Deepthi Tejaswani" w:date="2020-06-22T22:43:00Z"/>
        </w:rPr>
      </w:pPr>
      <w:ins w:id="496" w:author="Chokka,Deepthi Tejaswani" w:date="2020-06-22T22:43:00Z">
        <w:r>
          <w:t>Android Studio</w:t>
        </w:r>
      </w:ins>
    </w:p>
    <w:p w:rsidR="00827834" w:rsidRDefault="00827834" w:rsidP="00827834">
      <w:pPr>
        <w:pStyle w:val="ListParagraph"/>
        <w:numPr>
          <w:ilvl w:val="0"/>
          <w:numId w:val="36"/>
        </w:numPr>
        <w:tabs>
          <w:tab w:val="clear" w:pos="180"/>
          <w:tab w:val="clear" w:pos="360"/>
          <w:tab w:val="clear" w:pos="720"/>
        </w:tabs>
        <w:spacing w:after="160" w:line="259" w:lineRule="auto"/>
        <w:contextualSpacing/>
        <w:rPr>
          <w:ins w:id="497" w:author="Chokka,Deepthi Tejaswani" w:date="2020-06-22T22:43:00Z"/>
        </w:rPr>
      </w:pPr>
      <w:ins w:id="498" w:author="Chokka,Deepthi Tejaswani" w:date="2020-06-22T22:43:00Z">
        <w:r>
          <w:lastRenderedPageBreak/>
          <w:t>Git</w:t>
        </w:r>
      </w:ins>
      <w:ins w:id="499" w:author="Chokka,Deepthi Tejaswani" w:date="2020-06-22T22:49:00Z">
        <w:r>
          <w:t>H</w:t>
        </w:r>
      </w:ins>
      <w:ins w:id="500" w:author="Chokka,Deepthi Tejaswani" w:date="2020-06-22T22:43:00Z">
        <w:r>
          <w:t>ub</w:t>
        </w:r>
      </w:ins>
      <w:ins w:id="501" w:author="Chokka,Deepthi Tejaswani" w:date="2020-06-22T22:53:00Z">
        <w:r w:rsidR="0001356C">
          <w:t xml:space="preserve"> for collaborating with tram members with an ease</w:t>
        </w:r>
      </w:ins>
    </w:p>
    <w:p w:rsidR="00827834" w:rsidRDefault="00827834" w:rsidP="00827834">
      <w:pPr>
        <w:pStyle w:val="ListParagraph"/>
        <w:numPr>
          <w:ilvl w:val="0"/>
          <w:numId w:val="36"/>
        </w:numPr>
        <w:tabs>
          <w:tab w:val="clear" w:pos="180"/>
          <w:tab w:val="clear" w:pos="360"/>
          <w:tab w:val="clear" w:pos="720"/>
        </w:tabs>
        <w:spacing w:after="160" w:line="259" w:lineRule="auto"/>
        <w:contextualSpacing/>
        <w:rPr>
          <w:ins w:id="502" w:author="Chokka,Deepthi Tejaswani" w:date="2020-06-22T22:52:00Z"/>
        </w:rPr>
      </w:pPr>
      <w:ins w:id="503" w:author="Chokka,Deepthi Tejaswani" w:date="2020-06-22T22:43:00Z">
        <w:r>
          <w:t>Firebase</w:t>
        </w:r>
      </w:ins>
      <w:ins w:id="504" w:author="Chokka,Deepthi Tejaswani" w:date="2020-06-22T22:50:00Z">
        <w:r>
          <w:t xml:space="preserve"> for back-end development </w:t>
        </w:r>
      </w:ins>
    </w:p>
    <w:p w:rsidR="0001356C" w:rsidRPr="0001356C" w:rsidRDefault="0001356C">
      <w:pPr>
        <w:pStyle w:val="ListParagraph"/>
        <w:numPr>
          <w:ilvl w:val="0"/>
          <w:numId w:val="36"/>
        </w:numPr>
        <w:tabs>
          <w:tab w:val="clear" w:pos="180"/>
          <w:tab w:val="clear" w:pos="360"/>
          <w:tab w:val="clear" w:pos="720"/>
        </w:tabs>
        <w:spacing w:after="160" w:line="259" w:lineRule="auto"/>
        <w:contextualSpacing/>
        <w:rPr>
          <w:ins w:id="505" w:author="Chokka,Deepthi Tejaswani" w:date="2020-06-22T22:52:00Z"/>
          <w:rStyle w:val="Heading1Char"/>
          <w:rFonts w:ascii="Times New Roman" w:hAnsi="Times New Roman"/>
          <w:b w:val="0"/>
          <w:sz w:val="24"/>
          <w:szCs w:val="24"/>
          <w:rPrChange w:id="506" w:author="Chokka,Deepthi Tejaswani" w:date="2020-06-22T22:52:00Z">
            <w:rPr>
              <w:ins w:id="507" w:author="Chokka,Deepthi Tejaswani" w:date="2020-06-22T22:52:00Z"/>
              <w:rStyle w:val="Heading1Char"/>
              <w:rFonts w:ascii="Times New Roman" w:hAnsi="Times New Roman"/>
              <w:b w:val="0"/>
              <w:szCs w:val="24"/>
            </w:rPr>
          </w:rPrChange>
        </w:rPr>
      </w:pPr>
      <w:ins w:id="508" w:author="Chokka,Deepthi Tejaswani" w:date="2020-06-22T22:52:00Z">
        <w:r w:rsidRPr="0001356C">
          <w:rPr>
            <w:rStyle w:val="Heading1Char"/>
            <w:rFonts w:ascii="Times New Roman" w:hAnsi="Times New Roman"/>
            <w:b w:val="0"/>
            <w:sz w:val="24"/>
            <w:szCs w:val="24"/>
            <w:rPrChange w:id="509" w:author="Chokka,Deepthi Tejaswani" w:date="2020-06-22T22:52:00Z">
              <w:rPr>
                <w:rStyle w:val="Heading1Char"/>
                <w:rFonts w:ascii="Times New Roman" w:hAnsi="Times New Roman"/>
                <w:szCs w:val="24"/>
              </w:rPr>
            </w:rPrChange>
          </w:rPr>
          <w:t>Visual Studio Code: Provides all the tools that the developer requires for building code</w:t>
        </w:r>
      </w:ins>
      <w:ins w:id="510" w:author="Chokka,Deepthi Tejaswani" w:date="2020-06-22T22:53:00Z">
        <w:r>
          <w:rPr>
            <w:rStyle w:val="Heading1Char"/>
            <w:rFonts w:ascii="Times New Roman" w:hAnsi="Times New Roman"/>
            <w:b w:val="0"/>
            <w:sz w:val="24"/>
            <w:szCs w:val="24"/>
          </w:rPr>
          <w:t>.</w:t>
        </w:r>
      </w:ins>
    </w:p>
    <w:p w:rsidR="00A168F0" w:rsidRPr="0001356C" w:rsidDel="0001356C" w:rsidRDefault="00060668">
      <w:pPr>
        <w:pStyle w:val="ListParagraph"/>
        <w:numPr>
          <w:ilvl w:val="0"/>
          <w:numId w:val="36"/>
        </w:numPr>
        <w:tabs>
          <w:tab w:val="clear" w:pos="180"/>
          <w:tab w:val="clear" w:pos="360"/>
          <w:tab w:val="clear" w:pos="720"/>
        </w:tabs>
        <w:spacing w:after="160" w:line="259" w:lineRule="auto"/>
        <w:contextualSpacing/>
        <w:rPr>
          <w:del w:id="511" w:author="Chokka,Deepthi Tejaswani" w:date="2020-06-22T22:53:00Z"/>
          <w:rStyle w:val="Heading1Char"/>
          <w:b w:val="0"/>
          <w:sz w:val="24"/>
          <w:rPrChange w:id="512" w:author="Chokka,Deepthi Tejaswani" w:date="2020-06-22T22:53:00Z">
            <w:rPr>
              <w:del w:id="513" w:author="Chokka,Deepthi Tejaswani" w:date="2020-06-22T22:53:00Z"/>
              <w:rStyle w:val="Heading1Char"/>
              <w:rFonts w:ascii="Times New Roman" w:hAnsi="Times New Roman"/>
              <w:b w:val="0"/>
              <w:sz w:val="24"/>
              <w:szCs w:val="24"/>
            </w:rPr>
          </w:rPrChange>
        </w:rPr>
        <w:pPrChange w:id="514" w:author="Chokka,Deepthi Tejaswani" w:date="2020-06-22T22:53:00Z">
          <w:pPr>
            <w:ind w:left="1440"/>
          </w:pPr>
        </w:pPrChange>
      </w:pPr>
      <w:del w:id="515" w:author="Chokka,Deepthi Tejaswani" w:date="2020-06-22T22:39:00Z">
        <w:r w:rsidRPr="0001356C" w:rsidDel="00827834">
          <w:rPr>
            <w:rStyle w:val="Heading1Char"/>
            <w:rFonts w:ascii="Times New Roman" w:hAnsi="Times New Roman"/>
            <w:b w:val="0"/>
            <w:sz w:val="24"/>
            <w:szCs w:val="24"/>
          </w:rPr>
          <w:delText>Operating system</w:delText>
        </w:r>
      </w:del>
    </w:p>
    <w:p w:rsidR="00827834" w:rsidRDefault="00827834">
      <w:pPr>
        <w:pStyle w:val="ListParagraph"/>
        <w:rPr>
          <w:ins w:id="516" w:author="Chokka,Deepthi Tejaswani" w:date="2020-06-22T17:01:00Z"/>
          <w:rStyle w:val="Heading1Char"/>
          <w:rFonts w:ascii="Times New Roman" w:hAnsi="Times New Roman"/>
          <w:b w:val="0"/>
          <w:sz w:val="24"/>
          <w:szCs w:val="24"/>
        </w:rPr>
        <w:pPrChange w:id="517" w:author="Chokka,Deepthi Tejaswani" w:date="2020-06-22T22:53:00Z">
          <w:pPr>
            <w:ind w:left="1440"/>
          </w:pPr>
        </w:pPrChange>
      </w:pPr>
    </w:p>
    <w:p w:rsidR="00060668" w:rsidRPr="00EE6209" w:rsidRDefault="00060668" w:rsidP="00EE6209">
      <w:pPr>
        <w:ind w:left="1440"/>
        <w:rPr>
          <w:rStyle w:val="Heading1Char"/>
          <w:rFonts w:ascii="Times New Roman" w:hAnsi="Times New Roman"/>
          <w:sz w:val="24"/>
          <w:szCs w:val="24"/>
        </w:rPr>
      </w:pPr>
      <w:del w:id="518" w:author="Chokka,Deepthi Tejaswani" w:date="2020-06-22T17:00:00Z">
        <w:r w:rsidRPr="00EE6209" w:rsidDel="00A168F0">
          <w:rPr>
            <w:rStyle w:val="Heading1Char"/>
            <w:rFonts w:ascii="Times New Roman" w:hAnsi="Times New Roman"/>
            <w:b w:val="0"/>
            <w:sz w:val="24"/>
            <w:szCs w:val="24"/>
          </w:rPr>
          <w:delText>Database</w:delText>
        </w:r>
      </w:del>
    </w:p>
    <w:p w:rsidR="00D46641" w:rsidRPr="00EE6209" w:rsidRDefault="00D46641" w:rsidP="00D46641">
      <w:pPr>
        <w:pStyle w:val="ListParagraph"/>
        <w:numPr>
          <w:ilvl w:val="2"/>
          <w:numId w:val="6"/>
        </w:numPr>
        <w:spacing w:after="160" w:line="259" w:lineRule="auto"/>
        <w:rPr>
          <w:rStyle w:val="Heading1Char"/>
          <w:rFonts w:ascii="Times New Roman" w:hAnsi="Times New Roman"/>
        </w:rPr>
      </w:pPr>
      <w:r w:rsidRPr="00EE6209">
        <w:rPr>
          <w:rStyle w:val="Heading1Char"/>
          <w:rFonts w:ascii="Times New Roman" w:hAnsi="Times New Roman"/>
        </w:rPr>
        <w:t>Communications Interfaces</w:t>
      </w:r>
    </w:p>
    <w:p w:rsidR="00060668" w:rsidRPr="00EE6209" w:rsidRDefault="00060668" w:rsidP="00EE6209">
      <w:pPr>
        <w:pStyle w:val="ListParagraph"/>
        <w:ind w:left="1440"/>
        <w:rPr>
          <w:rStyle w:val="Heading1Char"/>
          <w:rFonts w:ascii="Times New Roman" w:hAnsi="Times New Roman"/>
          <w:b w:val="0"/>
          <w:sz w:val="24"/>
        </w:rPr>
      </w:pPr>
      <w:r w:rsidRPr="00EE6209">
        <w:rPr>
          <w:rStyle w:val="Heading1Char"/>
          <w:rFonts w:ascii="Times New Roman" w:hAnsi="Times New Roman"/>
          <w:b w:val="0"/>
          <w:sz w:val="24"/>
        </w:rPr>
        <w:t>This project supports all types of android devices</w:t>
      </w:r>
      <w:r w:rsidR="00EE6209" w:rsidRPr="00EE6209">
        <w:rPr>
          <w:rStyle w:val="Heading1Char"/>
          <w:rFonts w:ascii="Times New Roman" w:hAnsi="Times New Roman"/>
          <w:b w:val="0"/>
          <w:sz w:val="24"/>
        </w:rPr>
        <w:t>. We are using this e-commerce application for showing the products to the customers, allowing customers to buy those products, etc.</w:t>
      </w:r>
    </w:p>
    <w:p w:rsidR="00070915" w:rsidRPr="00D46641" w:rsidRDefault="00070915" w:rsidP="00D46641">
      <w:pPr>
        <w:pStyle w:val="Heading1"/>
        <w:numPr>
          <w:ilvl w:val="1"/>
          <w:numId w:val="6"/>
        </w:numPr>
      </w:pPr>
      <w:r w:rsidRPr="00D46641">
        <w:t>Functional Requirement</w:t>
      </w:r>
      <w:r w:rsidR="00174E40" w:rsidRPr="00D46641">
        <w:t>s:</w:t>
      </w:r>
    </w:p>
    <w:p w:rsidR="00070915" w:rsidRPr="00E0147F" w:rsidRDefault="00174E40" w:rsidP="003A40D1">
      <w:pPr>
        <w:pStyle w:val="Heading1"/>
        <w:rPr>
          <w:rFonts w:ascii="Times New Roman" w:hAnsi="Times New Roman"/>
        </w:rPr>
      </w:pPr>
      <w:r>
        <w:rPr>
          <w:rFonts w:ascii="Times New Roman" w:hAnsi="Times New Roman"/>
        </w:rPr>
        <w:tab/>
      </w:r>
      <w:r>
        <w:rPr>
          <w:rFonts w:ascii="Times New Roman" w:hAnsi="Times New Roman"/>
        </w:rPr>
        <w:tab/>
      </w:r>
      <w:r w:rsidR="00D46641">
        <w:rPr>
          <w:rFonts w:ascii="Times New Roman" w:hAnsi="Times New Roman"/>
        </w:rPr>
        <w:tab/>
      </w:r>
      <w:r w:rsidR="00070915" w:rsidRPr="00E0147F">
        <w:rPr>
          <w:rFonts w:ascii="Times New Roman" w:hAnsi="Times New Roman"/>
        </w:rPr>
        <w:t>Customer:</w:t>
      </w:r>
    </w:p>
    <w:p w:rsidR="00070915" w:rsidRPr="00E0147F" w:rsidRDefault="00070915" w:rsidP="00070915">
      <w:pPr>
        <w:numPr>
          <w:ilvl w:val="0"/>
          <w:numId w:val="10"/>
        </w:numPr>
        <w:rPr>
          <w:rFonts w:ascii="Times New Roman" w:hAnsi="Times New Roman"/>
        </w:rPr>
      </w:pPr>
      <w:r w:rsidRPr="00E0147F">
        <w:rPr>
          <w:rFonts w:ascii="Times New Roman" w:hAnsi="Times New Roman"/>
          <w:b/>
        </w:rPr>
        <w:t>Welcome page:</w:t>
      </w:r>
      <w:r w:rsidRPr="00E0147F">
        <w:rPr>
          <w:rFonts w:ascii="Times New Roman" w:hAnsi="Times New Roman"/>
        </w:rPr>
        <w:t xml:space="preserve"> This is the initial screen which is displayed as soon as the app runs. It displays three buttons namely sign in, signup and skip buttons wherein sign in and signup buttons, further have their own individual functionality and skip button enables the user to redirect to the homepage so as to view the items.</w:t>
      </w:r>
    </w:p>
    <w:p w:rsidR="00070915" w:rsidRPr="00E0147F" w:rsidRDefault="00070915" w:rsidP="00070915">
      <w:pPr>
        <w:rPr>
          <w:rFonts w:ascii="Times New Roman" w:hAnsi="Times New Roman"/>
        </w:rPr>
      </w:pPr>
    </w:p>
    <w:p w:rsidR="00070915" w:rsidRPr="00E0147F" w:rsidRDefault="00174E40" w:rsidP="00070915">
      <w:pPr>
        <w:numPr>
          <w:ilvl w:val="0"/>
          <w:numId w:val="10"/>
        </w:numPr>
        <w:rPr>
          <w:rFonts w:ascii="Times New Roman" w:hAnsi="Times New Roman"/>
        </w:rPr>
      </w:pPr>
      <w:r>
        <w:rPr>
          <w:rFonts w:ascii="Times New Roman" w:hAnsi="Times New Roman"/>
          <w:b/>
        </w:rPr>
        <w:t xml:space="preserve">Login </w:t>
      </w:r>
      <w:r w:rsidR="00070915" w:rsidRPr="00E0147F">
        <w:rPr>
          <w:rFonts w:ascii="Times New Roman" w:hAnsi="Times New Roman"/>
          <w:b/>
        </w:rPr>
        <w:t>Page:</w:t>
      </w:r>
      <w:r w:rsidR="00070915" w:rsidRPr="00E0147F">
        <w:rPr>
          <w:rFonts w:ascii="Times New Roman" w:hAnsi="Times New Roman"/>
        </w:rPr>
        <w:t xml:space="preserve"> As soon as the user clicks upon the sign-in button, entering username and password so as to log in successfully after validating.</w:t>
      </w:r>
    </w:p>
    <w:p w:rsidR="00070915" w:rsidRPr="00E0147F" w:rsidRDefault="00070915" w:rsidP="00070915">
      <w:pPr>
        <w:rPr>
          <w:rFonts w:ascii="Times New Roman" w:hAnsi="Times New Roman"/>
        </w:rPr>
      </w:pPr>
    </w:p>
    <w:p w:rsidR="00070915" w:rsidRPr="00E0147F" w:rsidRDefault="00174E40" w:rsidP="00070915">
      <w:pPr>
        <w:numPr>
          <w:ilvl w:val="0"/>
          <w:numId w:val="10"/>
        </w:numPr>
        <w:rPr>
          <w:rFonts w:ascii="Times New Roman" w:hAnsi="Times New Roman"/>
        </w:rPr>
      </w:pPr>
      <w:r>
        <w:rPr>
          <w:rFonts w:ascii="Times New Roman" w:hAnsi="Times New Roman"/>
          <w:b/>
        </w:rPr>
        <w:t>Sign-</w:t>
      </w:r>
      <w:r w:rsidR="00070915" w:rsidRPr="00E0147F">
        <w:rPr>
          <w:rFonts w:ascii="Times New Roman" w:hAnsi="Times New Roman"/>
          <w:b/>
        </w:rPr>
        <w:t>up Page:</w:t>
      </w:r>
      <w:r w:rsidR="00070915" w:rsidRPr="00E0147F">
        <w:rPr>
          <w:rFonts w:ascii="Times New Roman" w:hAnsi="Times New Roman"/>
        </w:rPr>
        <w:t xml:space="preserve"> As soon as the user clicks on signup button, the user has to register into the app wherein they have to type certain basic information about them.</w:t>
      </w:r>
    </w:p>
    <w:p w:rsidR="00070915" w:rsidRPr="00E0147F" w:rsidRDefault="00070915" w:rsidP="00070915">
      <w:pPr>
        <w:pStyle w:val="ListParagraph"/>
        <w:rPr>
          <w:rFonts w:ascii="Times New Roman" w:hAnsi="Times New Roman"/>
        </w:rPr>
      </w:pPr>
    </w:p>
    <w:p w:rsidR="00070915" w:rsidRPr="00E0147F" w:rsidRDefault="00070915" w:rsidP="00070915">
      <w:pPr>
        <w:numPr>
          <w:ilvl w:val="0"/>
          <w:numId w:val="10"/>
        </w:numPr>
        <w:rPr>
          <w:rFonts w:ascii="Times New Roman" w:hAnsi="Times New Roman"/>
        </w:rPr>
      </w:pPr>
      <w:r w:rsidRPr="00E0147F">
        <w:rPr>
          <w:rFonts w:ascii="Times New Roman" w:hAnsi="Times New Roman"/>
          <w:b/>
        </w:rPr>
        <w:t>Reset Password:</w:t>
      </w:r>
      <w:r w:rsidRPr="00E0147F">
        <w:rPr>
          <w:rFonts w:ascii="Times New Roman" w:hAnsi="Times New Roman"/>
        </w:rPr>
        <w:t xml:space="preserve"> If user forgets his password. He can reset his password by requesting to reset password link to his registered email. </w:t>
      </w:r>
    </w:p>
    <w:p w:rsidR="00070915" w:rsidRPr="00E0147F" w:rsidRDefault="00070915" w:rsidP="00070915">
      <w:pPr>
        <w:rPr>
          <w:rFonts w:ascii="Times New Roman" w:hAnsi="Times New Roman"/>
        </w:rPr>
      </w:pPr>
    </w:p>
    <w:p w:rsidR="00DC0999" w:rsidRDefault="00DC0999" w:rsidP="00174E40">
      <w:pPr>
        <w:numPr>
          <w:ilvl w:val="0"/>
          <w:numId w:val="10"/>
        </w:numPr>
        <w:rPr>
          <w:rFonts w:ascii="Times New Roman" w:hAnsi="Times New Roman"/>
          <w:b/>
        </w:rPr>
      </w:pPr>
      <w:r>
        <w:rPr>
          <w:rFonts w:ascii="Times New Roman" w:hAnsi="Times New Roman"/>
          <w:b/>
        </w:rPr>
        <w:t xml:space="preserve">Profile Page: </w:t>
      </w:r>
      <w:r w:rsidRPr="00DC0999">
        <w:rPr>
          <w:rFonts w:ascii="Times New Roman" w:hAnsi="Times New Roman"/>
        </w:rPr>
        <w:t xml:space="preserve">This page shows the basic </w:t>
      </w:r>
      <w:r>
        <w:rPr>
          <w:rFonts w:ascii="Times New Roman" w:hAnsi="Times New Roman"/>
        </w:rPr>
        <w:t xml:space="preserve">details of the </w:t>
      </w:r>
      <w:r w:rsidR="00D83F2F">
        <w:rPr>
          <w:rFonts w:ascii="Times New Roman" w:hAnsi="Times New Roman"/>
        </w:rPr>
        <w:t>customer</w:t>
      </w:r>
      <w:r w:rsidRPr="00DC0999">
        <w:rPr>
          <w:rFonts w:ascii="Times New Roman" w:hAnsi="Times New Roman"/>
        </w:rPr>
        <w:t xml:space="preserve"> who has logged-in.</w:t>
      </w:r>
      <w:ins w:id="519" w:author="Chokka,Deepthi Tejaswani" w:date="2020-06-22T16:44:00Z">
        <w:r w:rsidR="007D083A">
          <w:rPr>
            <w:rFonts w:ascii="Times New Roman" w:hAnsi="Times New Roman"/>
          </w:rPr>
          <w:t xml:space="preserve"> </w:t>
        </w:r>
      </w:ins>
      <w:ins w:id="520" w:author="Chokka,Deepthi Tejaswani" w:date="2020-06-22T16:45:00Z">
        <w:r w:rsidR="007D083A">
          <w:rPr>
            <w:rFonts w:ascii="Times New Roman" w:hAnsi="Times New Roman"/>
          </w:rPr>
          <w:t xml:space="preserve">These basic information is provided by the customer itself. </w:t>
        </w:r>
      </w:ins>
      <w:ins w:id="521" w:author="Chokka,Deepthi Tejaswani" w:date="2020-06-22T16:46:00Z">
        <w:r w:rsidR="007D083A">
          <w:rPr>
            <w:rFonts w:ascii="Times New Roman" w:hAnsi="Times New Roman"/>
          </w:rPr>
          <w:t>We do not provides any authorization to these basic information.</w:t>
        </w:r>
      </w:ins>
    </w:p>
    <w:p w:rsidR="00DC0999" w:rsidRDefault="00DC0999" w:rsidP="00DC0999">
      <w:pPr>
        <w:pStyle w:val="ListParagraph"/>
        <w:rPr>
          <w:rFonts w:ascii="Times New Roman" w:hAnsi="Times New Roman"/>
          <w:b/>
        </w:rPr>
      </w:pPr>
    </w:p>
    <w:p w:rsidR="00070915" w:rsidRPr="00174E40" w:rsidRDefault="00070915" w:rsidP="00174E40">
      <w:pPr>
        <w:numPr>
          <w:ilvl w:val="0"/>
          <w:numId w:val="10"/>
        </w:numPr>
        <w:rPr>
          <w:rFonts w:ascii="Times New Roman" w:hAnsi="Times New Roman"/>
          <w:b/>
        </w:rPr>
      </w:pPr>
      <w:r w:rsidRPr="00E0147F">
        <w:rPr>
          <w:rFonts w:ascii="Times New Roman" w:hAnsi="Times New Roman"/>
          <w:b/>
        </w:rPr>
        <w:t>Home Page:</w:t>
      </w:r>
      <w:r w:rsidRPr="00E0147F">
        <w:rPr>
          <w:rFonts w:ascii="Times New Roman" w:hAnsi="Times New Roman"/>
        </w:rPr>
        <w:t xml:space="preserve"> This page displays all of the products list in grid format. </w:t>
      </w:r>
    </w:p>
    <w:p w:rsidR="00070915" w:rsidRPr="00174E40" w:rsidRDefault="00070915" w:rsidP="00070915">
      <w:pPr>
        <w:numPr>
          <w:ilvl w:val="0"/>
          <w:numId w:val="14"/>
        </w:numPr>
        <w:rPr>
          <w:rFonts w:ascii="Times New Roman" w:hAnsi="Times New Roman"/>
        </w:rPr>
      </w:pPr>
      <w:r w:rsidRPr="00E0147F">
        <w:rPr>
          <w:rFonts w:ascii="Times New Roman" w:hAnsi="Times New Roman"/>
          <w:b/>
        </w:rPr>
        <w:t xml:space="preserve">Search bar: </w:t>
      </w:r>
      <w:r w:rsidRPr="00E0147F">
        <w:rPr>
          <w:rFonts w:ascii="Times New Roman" w:hAnsi="Times New Roman"/>
        </w:rPr>
        <w:t>There is a search bar to type for product name or some related information,</w:t>
      </w:r>
    </w:p>
    <w:p w:rsidR="00070915" w:rsidRPr="00DC0999" w:rsidRDefault="00070915" w:rsidP="00070915">
      <w:pPr>
        <w:numPr>
          <w:ilvl w:val="0"/>
          <w:numId w:val="14"/>
        </w:numPr>
        <w:rPr>
          <w:rFonts w:ascii="Times New Roman" w:hAnsi="Times New Roman"/>
        </w:rPr>
      </w:pPr>
      <w:r w:rsidRPr="00E0147F">
        <w:rPr>
          <w:rFonts w:ascii="Times New Roman" w:hAnsi="Times New Roman"/>
          <w:b/>
        </w:rPr>
        <w:t>Filter for searching a Product:</w:t>
      </w:r>
      <w:r w:rsidRPr="00E0147F">
        <w:rPr>
          <w:rFonts w:ascii="Times New Roman" w:hAnsi="Times New Roman"/>
        </w:rPr>
        <w:t xml:space="preserve"> The process of filtration for a particular product is done based upon the category</w:t>
      </w:r>
      <w:ins w:id="522" w:author="Chokka,Deepthi Tejaswani" w:date="2020-06-22T20:03:00Z">
        <w:r w:rsidR="005A048A">
          <w:rPr>
            <w:rFonts w:ascii="Times New Roman" w:hAnsi="Times New Roman"/>
          </w:rPr>
          <w:t>.</w:t>
        </w:r>
      </w:ins>
      <w:del w:id="523" w:author="Chokka,Deepthi Tejaswani" w:date="2020-06-22T20:03:00Z">
        <w:r w:rsidRPr="00E0147F" w:rsidDel="005A048A">
          <w:rPr>
            <w:rFonts w:ascii="Times New Roman" w:hAnsi="Times New Roman"/>
          </w:rPr>
          <w:delText xml:space="preserve"> or.</w:delText>
        </w:r>
      </w:del>
    </w:p>
    <w:p w:rsidR="00070915" w:rsidRPr="00E0147F" w:rsidRDefault="00070915" w:rsidP="00070915">
      <w:pPr>
        <w:rPr>
          <w:rFonts w:ascii="Times New Roman" w:hAnsi="Times New Roman"/>
        </w:rPr>
      </w:pPr>
    </w:p>
    <w:p w:rsidR="00070915" w:rsidRPr="00174E40" w:rsidRDefault="00070915" w:rsidP="00174E40">
      <w:pPr>
        <w:numPr>
          <w:ilvl w:val="0"/>
          <w:numId w:val="10"/>
        </w:numPr>
        <w:rPr>
          <w:rFonts w:ascii="Times New Roman" w:hAnsi="Times New Roman"/>
        </w:rPr>
      </w:pPr>
      <w:r w:rsidRPr="00E0147F">
        <w:rPr>
          <w:rFonts w:ascii="Times New Roman" w:hAnsi="Times New Roman"/>
          <w:b/>
        </w:rPr>
        <w:t>Wish list:</w:t>
      </w:r>
      <w:r w:rsidRPr="00E0147F">
        <w:rPr>
          <w:rFonts w:ascii="Times New Roman" w:hAnsi="Times New Roman"/>
        </w:rPr>
        <w:t xml:space="preserve"> User can shortlist the products to wish list further can be added to cart.</w:t>
      </w:r>
    </w:p>
    <w:p w:rsidR="00070915" w:rsidRPr="00E0147F" w:rsidRDefault="00070915" w:rsidP="00070915">
      <w:pPr>
        <w:numPr>
          <w:ilvl w:val="0"/>
          <w:numId w:val="13"/>
        </w:numPr>
        <w:rPr>
          <w:rFonts w:ascii="Times New Roman" w:hAnsi="Times New Roman"/>
        </w:rPr>
      </w:pPr>
      <w:r w:rsidRPr="00E0147F">
        <w:rPr>
          <w:rFonts w:ascii="Times New Roman" w:hAnsi="Times New Roman"/>
          <w:b/>
        </w:rPr>
        <w:t xml:space="preserve">Delete: </w:t>
      </w:r>
      <w:r w:rsidRPr="00E0147F">
        <w:rPr>
          <w:rFonts w:ascii="Times New Roman" w:hAnsi="Times New Roman"/>
        </w:rPr>
        <w:t>User can delete the shortlisted products from the wish list.</w:t>
      </w:r>
    </w:p>
    <w:p w:rsidR="00070915" w:rsidRPr="00E0147F" w:rsidRDefault="00070915" w:rsidP="00070915">
      <w:pPr>
        <w:rPr>
          <w:rFonts w:ascii="Times New Roman" w:hAnsi="Times New Roman"/>
        </w:rPr>
      </w:pPr>
    </w:p>
    <w:p w:rsidR="00070915" w:rsidRPr="00174E40" w:rsidRDefault="00070915" w:rsidP="00070915">
      <w:pPr>
        <w:numPr>
          <w:ilvl w:val="0"/>
          <w:numId w:val="10"/>
        </w:numPr>
        <w:rPr>
          <w:rFonts w:ascii="Times New Roman" w:hAnsi="Times New Roman"/>
        </w:rPr>
      </w:pPr>
      <w:r w:rsidRPr="00E0147F">
        <w:rPr>
          <w:rFonts w:ascii="Times New Roman" w:hAnsi="Times New Roman"/>
          <w:b/>
        </w:rPr>
        <w:t>Add to Cart</w:t>
      </w:r>
      <w:r w:rsidR="008A7D04">
        <w:rPr>
          <w:rFonts w:ascii="Times New Roman" w:hAnsi="Times New Roman"/>
          <w:b/>
        </w:rPr>
        <w:t xml:space="preserve"> (Cart Management)</w:t>
      </w:r>
      <w:r w:rsidRPr="00E0147F">
        <w:rPr>
          <w:rFonts w:ascii="Times New Roman" w:hAnsi="Times New Roman"/>
          <w:b/>
        </w:rPr>
        <w:t>:</w:t>
      </w:r>
      <w:r w:rsidRPr="00E0147F">
        <w:rPr>
          <w:rFonts w:ascii="Times New Roman" w:hAnsi="Times New Roman"/>
        </w:rPr>
        <w:t xml:space="preserve"> This functionality is used to add products to their cart from any of their product collection lists on their homepage and from wish list page.</w:t>
      </w:r>
    </w:p>
    <w:p w:rsidR="00070915" w:rsidRPr="00174E40" w:rsidRDefault="00070915" w:rsidP="00174E40">
      <w:pPr>
        <w:numPr>
          <w:ilvl w:val="0"/>
          <w:numId w:val="12"/>
        </w:numPr>
        <w:rPr>
          <w:rFonts w:ascii="Times New Roman" w:hAnsi="Times New Roman"/>
        </w:rPr>
      </w:pPr>
      <w:r w:rsidRPr="00E0147F">
        <w:rPr>
          <w:rFonts w:ascii="Times New Roman" w:hAnsi="Times New Roman"/>
          <w:b/>
        </w:rPr>
        <w:lastRenderedPageBreak/>
        <w:t>Quantity</w:t>
      </w:r>
      <w:r w:rsidRPr="00E0147F">
        <w:rPr>
          <w:rFonts w:ascii="Times New Roman" w:hAnsi="Times New Roman"/>
        </w:rPr>
        <w:t>: User can change the quantity of the product.</w:t>
      </w:r>
    </w:p>
    <w:p w:rsidR="00070915" w:rsidRPr="00E0147F" w:rsidRDefault="00070915" w:rsidP="00070915">
      <w:pPr>
        <w:numPr>
          <w:ilvl w:val="0"/>
          <w:numId w:val="12"/>
        </w:numPr>
        <w:rPr>
          <w:rFonts w:ascii="Times New Roman" w:hAnsi="Times New Roman"/>
        </w:rPr>
      </w:pPr>
      <w:r w:rsidRPr="00E0147F">
        <w:rPr>
          <w:rFonts w:ascii="Times New Roman" w:hAnsi="Times New Roman"/>
          <w:b/>
        </w:rPr>
        <w:t>Delete</w:t>
      </w:r>
      <w:r w:rsidRPr="00E0147F">
        <w:rPr>
          <w:rFonts w:ascii="Times New Roman" w:hAnsi="Times New Roman"/>
        </w:rPr>
        <w:t>: User can delete the product from cart list placing final order.</w:t>
      </w:r>
    </w:p>
    <w:p w:rsidR="00070915" w:rsidRPr="00E0147F" w:rsidRDefault="00070915" w:rsidP="00070915">
      <w:pPr>
        <w:ind w:left="720"/>
        <w:rPr>
          <w:rFonts w:ascii="Times New Roman" w:hAnsi="Times New Roman"/>
        </w:rPr>
      </w:pPr>
    </w:p>
    <w:p w:rsidR="00DC0999" w:rsidRDefault="00DC0999" w:rsidP="00DC0999">
      <w:pPr>
        <w:numPr>
          <w:ilvl w:val="0"/>
          <w:numId w:val="10"/>
        </w:numPr>
        <w:rPr>
          <w:rFonts w:ascii="Times New Roman" w:hAnsi="Times New Roman"/>
        </w:rPr>
      </w:pPr>
      <w:r w:rsidRPr="00D83F2F">
        <w:rPr>
          <w:rFonts w:ascii="Times New Roman" w:hAnsi="Times New Roman"/>
          <w:b/>
        </w:rPr>
        <w:t>Order Confirmation:</w:t>
      </w:r>
      <w:r>
        <w:rPr>
          <w:rFonts w:ascii="Times New Roman" w:hAnsi="Times New Roman"/>
        </w:rPr>
        <w:t xml:space="preserve"> This page is displayed when the order which has </w:t>
      </w:r>
      <w:r w:rsidR="00D83F2F">
        <w:rPr>
          <w:rFonts w:ascii="Times New Roman" w:hAnsi="Times New Roman"/>
        </w:rPr>
        <w:t>been placed by the customer is a success.</w:t>
      </w:r>
    </w:p>
    <w:p w:rsidR="00D83F2F" w:rsidRPr="00DC0999" w:rsidRDefault="00D83F2F" w:rsidP="00D83F2F">
      <w:pPr>
        <w:ind w:left="720"/>
        <w:rPr>
          <w:rFonts w:ascii="Times New Roman" w:hAnsi="Times New Roman"/>
        </w:rPr>
      </w:pPr>
    </w:p>
    <w:p w:rsidR="00070915" w:rsidRDefault="00070915" w:rsidP="00DC0999">
      <w:pPr>
        <w:numPr>
          <w:ilvl w:val="0"/>
          <w:numId w:val="10"/>
        </w:numPr>
        <w:rPr>
          <w:rFonts w:ascii="Times New Roman" w:hAnsi="Times New Roman"/>
        </w:rPr>
      </w:pPr>
      <w:r w:rsidRPr="00E0147F">
        <w:rPr>
          <w:rFonts w:ascii="Times New Roman" w:hAnsi="Times New Roman"/>
          <w:b/>
        </w:rPr>
        <w:t>Checkout:</w:t>
      </w:r>
      <w:r w:rsidRPr="00E0147F">
        <w:rPr>
          <w:rFonts w:ascii="Times New Roman" w:hAnsi="Times New Roman"/>
        </w:rPr>
        <w:t xml:space="preserve"> This is used to quickly buy the product they are viewing.</w:t>
      </w:r>
      <w:ins w:id="524" w:author="Chokka,Deepthi Tejaswani" w:date="2020-06-22T16:48:00Z">
        <w:r w:rsidR="007D083A">
          <w:rPr>
            <w:rFonts w:ascii="Times New Roman" w:hAnsi="Times New Roman"/>
          </w:rPr>
          <w:t xml:space="preserve"> It gives the customers the opportunity to enter the payment details and </w:t>
        </w:r>
      </w:ins>
      <w:ins w:id="525" w:author="Chokka,Deepthi Tejaswani" w:date="2020-06-22T16:50:00Z">
        <w:r w:rsidR="007D083A">
          <w:rPr>
            <w:rFonts w:ascii="Times New Roman" w:hAnsi="Times New Roman"/>
          </w:rPr>
          <w:t xml:space="preserve">prompts the customer to </w:t>
        </w:r>
      </w:ins>
      <w:ins w:id="526" w:author="Chokka,Deepthi Tejaswani" w:date="2020-06-22T16:48:00Z">
        <w:r w:rsidR="007D083A">
          <w:rPr>
            <w:rFonts w:ascii="Times New Roman" w:hAnsi="Times New Roman"/>
          </w:rPr>
          <w:t>complete their</w:t>
        </w:r>
      </w:ins>
      <w:ins w:id="527" w:author="Chokka,Deepthi Tejaswani" w:date="2020-06-22T16:50:00Z">
        <w:r w:rsidR="007D083A">
          <w:rPr>
            <w:rFonts w:ascii="Times New Roman" w:hAnsi="Times New Roman"/>
          </w:rPr>
          <w:t xml:space="preserve"> order accordingly.</w:t>
        </w:r>
      </w:ins>
    </w:p>
    <w:p w:rsidR="00DC0999" w:rsidRPr="00DC0999" w:rsidRDefault="00DC0999" w:rsidP="00DC0999">
      <w:pPr>
        <w:rPr>
          <w:rFonts w:ascii="Times New Roman" w:hAnsi="Times New Roman"/>
        </w:rPr>
      </w:pPr>
    </w:p>
    <w:p w:rsidR="00070915" w:rsidRPr="00E0147F" w:rsidRDefault="00070915" w:rsidP="00070915">
      <w:pPr>
        <w:numPr>
          <w:ilvl w:val="0"/>
          <w:numId w:val="10"/>
        </w:numPr>
        <w:rPr>
          <w:rFonts w:ascii="Times New Roman" w:hAnsi="Times New Roman"/>
        </w:rPr>
      </w:pPr>
      <w:r w:rsidRPr="00E0147F">
        <w:rPr>
          <w:rFonts w:ascii="Times New Roman" w:hAnsi="Times New Roman"/>
          <w:b/>
        </w:rPr>
        <w:t>Offers:</w:t>
      </w:r>
      <w:r w:rsidRPr="00E0147F">
        <w:rPr>
          <w:rFonts w:ascii="Times New Roman" w:hAnsi="Times New Roman"/>
        </w:rPr>
        <w:t xml:space="preserve"> There is an option to apply</w:t>
      </w:r>
      <w:ins w:id="528" w:author="Chokka,Deepthi Tejaswani" w:date="2020-06-22T16:53:00Z">
        <w:r w:rsidR="00A168F0">
          <w:rPr>
            <w:rFonts w:ascii="Times New Roman" w:hAnsi="Times New Roman"/>
          </w:rPr>
          <w:t xml:space="preserve"> </w:t>
        </w:r>
        <w:r w:rsidR="00A168F0">
          <w:rPr>
            <w:rFonts w:ascii="Times New Roman" w:hAnsi="Times New Roman"/>
            <w:b/>
          </w:rPr>
          <w:t>promo code</w:t>
        </w:r>
      </w:ins>
      <w:del w:id="529" w:author="Chokka,Deepthi Tejaswani" w:date="2020-06-22T16:53:00Z">
        <w:r w:rsidRPr="00E0147F" w:rsidDel="00A168F0">
          <w:rPr>
            <w:rFonts w:ascii="Times New Roman" w:hAnsi="Times New Roman"/>
          </w:rPr>
          <w:delText xml:space="preserve"> PROMO CODE</w:delText>
        </w:r>
      </w:del>
      <w:r w:rsidRPr="00E0147F">
        <w:rPr>
          <w:rFonts w:ascii="Times New Roman" w:hAnsi="Times New Roman"/>
        </w:rPr>
        <w:t>. This provides a discount to the overall items in the cart.</w:t>
      </w:r>
    </w:p>
    <w:p w:rsidR="00070915" w:rsidRPr="00E0147F" w:rsidRDefault="00070915" w:rsidP="00070915">
      <w:pPr>
        <w:rPr>
          <w:rFonts w:ascii="Times New Roman" w:hAnsi="Times New Roman"/>
        </w:rPr>
      </w:pPr>
    </w:p>
    <w:p w:rsidR="007D083A" w:rsidRDefault="00070915">
      <w:pPr>
        <w:numPr>
          <w:ilvl w:val="0"/>
          <w:numId w:val="10"/>
        </w:numPr>
        <w:rPr>
          <w:ins w:id="530" w:author="Chokka,Deepthi Tejaswani" w:date="2020-06-22T16:52:00Z"/>
          <w:rFonts w:ascii="Times New Roman" w:hAnsi="Times New Roman"/>
        </w:rPr>
        <w:pPrChange w:id="531" w:author="Chokka,Deepthi Tejaswani" w:date="2020-06-22T16:51:00Z">
          <w:pPr>
            <w:pStyle w:val="ListParagraph"/>
          </w:pPr>
        </w:pPrChange>
      </w:pPr>
      <w:r w:rsidRPr="007D083A">
        <w:rPr>
          <w:rFonts w:ascii="Times New Roman" w:hAnsi="Times New Roman"/>
          <w:b/>
        </w:rPr>
        <w:t>Order history</w:t>
      </w:r>
      <w:r w:rsidRPr="007D083A">
        <w:rPr>
          <w:rFonts w:ascii="Times New Roman" w:hAnsi="Times New Roman"/>
          <w:szCs w:val="24"/>
          <w:rPrChange w:id="532" w:author="Chokka,Deepthi Tejaswani" w:date="2020-06-22T16:52:00Z">
            <w:rPr>
              <w:rFonts w:ascii="Times New Roman" w:hAnsi="Times New Roman"/>
              <w:b/>
            </w:rPr>
          </w:rPrChange>
        </w:rPr>
        <w:t>:</w:t>
      </w:r>
      <w:r w:rsidR="00174E40" w:rsidRPr="007D083A">
        <w:rPr>
          <w:rFonts w:ascii="Times New Roman" w:hAnsi="Times New Roman"/>
          <w:szCs w:val="24"/>
          <w:rPrChange w:id="533" w:author="Chokka,Deepthi Tejaswani" w:date="2020-06-22T16:52:00Z">
            <w:rPr>
              <w:rFonts w:ascii="Times New Roman" w:hAnsi="Times New Roman"/>
            </w:rPr>
          </w:rPrChange>
        </w:rPr>
        <w:t xml:space="preserve"> </w:t>
      </w:r>
      <w:del w:id="534" w:author="Chokka,Deepthi Tejaswani" w:date="2020-06-22T16:52:00Z">
        <w:r w:rsidR="00174E40" w:rsidRPr="007D083A" w:rsidDel="007D083A">
          <w:rPr>
            <w:rFonts w:ascii="Times New Roman" w:hAnsi="Times New Roman"/>
            <w:szCs w:val="24"/>
            <w:rPrChange w:id="535" w:author="Chokka,Deepthi Tejaswani" w:date="2020-06-22T16:52:00Z">
              <w:rPr>
                <w:rFonts w:ascii="Times New Roman" w:hAnsi="Times New Roman"/>
              </w:rPr>
            </w:rPrChange>
          </w:rPr>
          <w:delText xml:space="preserve"> </w:delText>
        </w:r>
      </w:del>
      <w:ins w:id="536" w:author="Chokka,Deepthi Tejaswani" w:date="2020-06-22T16:51:00Z">
        <w:r w:rsidR="007D083A" w:rsidRPr="007D083A">
          <w:rPr>
            <w:rFonts w:ascii="Times New Roman" w:hAnsi="Times New Roman"/>
            <w:bCs/>
            <w:color w:val="222222"/>
            <w:szCs w:val="24"/>
            <w:shd w:val="clear" w:color="auto" w:fill="FFFFFF"/>
            <w:rPrChange w:id="537" w:author="Chokka,Deepthi Tejaswani" w:date="2020-06-22T16:52:00Z">
              <w:rPr>
                <w:rFonts w:ascii="Arial" w:hAnsi="Arial" w:cs="Arial"/>
                <w:b/>
                <w:bCs/>
                <w:color w:val="222222"/>
                <w:shd w:val="clear" w:color="auto" w:fill="FFFFFF"/>
              </w:rPr>
            </w:rPrChange>
          </w:rPr>
          <w:t>Order history</w:t>
        </w:r>
        <w:r w:rsidR="00A168F0">
          <w:rPr>
            <w:rFonts w:ascii="Times New Roman" w:hAnsi="Times New Roman"/>
            <w:color w:val="222222"/>
            <w:szCs w:val="24"/>
            <w:shd w:val="clear" w:color="auto" w:fill="FFFFFF"/>
          </w:rPr>
          <w:t> is a convenient way for a customer</w:t>
        </w:r>
        <w:r w:rsidR="007D083A" w:rsidRPr="007D083A">
          <w:rPr>
            <w:rFonts w:ascii="Times New Roman" w:hAnsi="Times New Roman"/>
            <w:color w:val="222222"/>
            <w:szCs w:val="24"/>
            <w:shd w:val="clear" w:color="auto" w:fill="FFFFFF"/>
            <w:rPrChange w:id="538" w:author="Chokka,Deepthi Tejaswani" w:date="2020-06-22T16:52:00Z">
              <w:rPr>
                <w:rFonts w:ascii="Arial" w:hAnsi="Arial" w:cs="Arial"/>
                <w:color w:val="222222"/>
                <w:shd w:val="clear" w:color="auto" w:fill="FFFFFF"/>
              </w:rPr>
            </w:rPrChange>
          </w:rPr>
          <w:t xml:space="preserve"> to keep track of all current and past </w:t>
        </w:r>
        <w:r w:rsidR="007D083A" w:rsidRPr="007D083A">
          <w:rPr>
            <w:rFonts w:ascii="Times New Roman" w:hAnsi="Times New Roman"/>
            <w:bCs/>
            <w:color w:val="222222"/>
            <w:szCs w:val="24"/>
            <w:shd w:val="clear" w:color="auto" w:fill="FFFFFF"/>
            <w:rPrChange w:id="539" w:author="Chokka,Deepthi Tejaswani" w:date="2020-06-22T16:52:00Z">
              <w:rPr>
                <w:rFonts w:ascii="Arial" w:hAnsi="Arial" w:cs="Arial"/>
                <w:b/>
                <w:bCs/>
                <w:color w:val="222222"/>
                <w:shd w:val="clear" w:color="auto" w:fill="FFFFFF"/>
              </w:rPr>
            </w:rPrChange>
          </w:rPr>
          <w:t>orders</w:t>
        </w:r>
        <w:r w:rsidR="007D083A" w:rsidRPr="007D083A">
          <w:rPr>
            <w:rFonts w:ascii="Times New Roman" w:hAnsi="Times New Roman"/>
            <w:color w:val="222222"/>
            <w:szCs w:val="24"/>
            <w:shd w:val="clear" w:color="auto" w:fill="FFFFFF"/>
            <w:rPrChange w:id="540" w:author="Chokka,Deepthi Tejaswani" w:date="2020-06-22T16:52:00Z">
              <w:rPr>
                <w:rFonts w:ascii="Arial" w:hAnsi="Arial" w:cs="Arial"/>
                <w:color w:val="222222"/>
                <w:shd w:val="clear" w:color="auto" w:fill="FFFFFF"/>
              </w:rPr>
            </w:rPrChange>
          </w:rPr>
          <w:t> and their </w:t>
        </w:r>
        <w:r w:rsidR="007D083A" w:rsidRPr="007D083A">
          <w:rPr>
            <w:rFonts w:ascii="Times New Roman" w:hAnsi="Times New Roman"/>
            <w:bCs/>
            <w:color w:val="222222"/>
            <w:szCs w:val="24"/>
            <w:shd w:val="clear" w:color="auto" w:fill="FFFFFF"/>
            <w:rPrChange w:id="541" w:author="Chokka,Deepthi Tejaswani" w:date="2020-06-22T16:52:00Z">
              <w:rPr>
                <w:rFonts w:ascii="Arial" w:hAnsi="Arial" w:cs="Arial"/>
                <w:b/>
                <w:bCs/>
                <w:color w:val="222222"/>
                <w:shd w:val="clear" w:color="auto" w:fill="FFFFFF"/>
              </w:rPr>
            </w:rPrChange>
          </w:rPr>
          <w:t>status</w:t>
        </w:r>
        <w:r w:rsidR="007D083A" w:rsidRPr="007D083A">
          <w:rPr>
            <w:rFonts w:ascii="Times New Roman" w:hAnsi="Times New Roman"/>
            <w:color w:val="222222"/>
            <w:szCs w:val="24"/>
            <w:shd w:val="clear" w:color="auto" w:fill="FFFFFF"/>
            <w:rPrChange w:id="542" w:author="Chokka,Deepthi Tejaswani" w:date="2020-06-22T16:52:00Z">
              <w:rPr>
                <w:rFonts w:ascii="Arial" w:hAnsi="Arial" w:cs="Arial"/>
                <w:color w:val="222222"/>
                <w:shd w:val="clear" w:color="auto" w:fill="FFFFFF"/>
              </w:rPr>
            </w:rPrChange>
          </w:rPr>
          <w:t> in the </w:t>
        </w:r>
        <w:r w:rsidR="007D083A" w:rsidRPr="007D083A">
          <w:rPr>
            <w:rFonts w:ascii="Times New Roman" w:hAnsi="Times New Roman"/>
            <w:bCs/>
            <w:color w:val="222222"/>
            <w:szCs w:val="24"/>
            <w:shd w:val="clear" w:color="auto" w:fill="FFFFFF"/>
            <w:rPrChange w:id="543" w:author="Chokka,Deepthi Tejaswani" w:date="2020-06-22T16:52:00Z">
              <w:rPr>
                <w:rFonts w:ascii="Arial" w:hAnsi="Arial" w:cs="Arial"/>
                <w:b/>
                <w:bCs/>
                <w:color w:val="222222"/>
                <w:shd w:val="clear" w:color="auto" w:fill="FFFFFF"/>
              </w:rPr>
            </w:rPrChange>
          </w:rPr>
          <w:t>order</w:t>
        </w:r>
        <w:r w:rsidR="00A168F0">
          <w:rPr>
            <w:rFonts w:ascii="Times New Roman" w:hAnsi="Times New Roman"/>
            <w:color w:val="222222"/>
            <w:szCs w:val="24"/>
            <w:shd w:val="clear" w:color="auto" w:fill="FFFFFF"/>
          </w:rPr>
          <w:t> process. It allows the customer</w:t>
        </w:r>
        <w:r w:rsidR="007D083A" w:rsidRPr="007D083A">
          <w:rPr>
            <w:rFonts w:ascii="Times New Roman" w:hAnsi="Times New Roman"/>
            <w:color w:val="222222"/>
            <w:szCs w:val="24"/>
            <w:shd w:val="clear" w:color="auto" w:fill="FFFFFF"/>
            <w:rPrChange w:id="544" w:author="Chokka,Deepthi Tejaswani" w:date="2020-06-22T16:52:00Z">
              <w:rPr>
                <w:rFonts w:ascii="Arial" w:hAnsi="Arial" w:cs="Arial"/>
                <w:color w:val="222222"/>
                <w:shd w:val="clear" w:color="auto" w:fill="FFFFFF"/>
              </w:rPr>
            </w:rPrChange>
          </w:rPr>
          <w:t xml:space="preserve"> to get up-to-date information on each </w:t>
        </w:r>
        <w:r w:rsidR="007D083A" w:rsidRPr="007D083A">
          <w:rPr>
            <w:rFonts w:ascii="Times New Roman" w:hAnsi="Times New Roman"/>
            <w:bCs/>
            <w:color w:val="222222"/>
            <w:szCs w:val="24"/>
            <w:shd w:val="clear" w:color="auto" w:fill="FFFFFF"/>
            <w:rPrChange w:id="545" w:author="Chokka,Deepthi Tejaswani" w:date="2020-06-22T16:52:00Z">
              <w:rPr>
                <w:rFonts w:ascii="Arial" w:hAnsi="Arial" w:cs="Arial"/>
                <w:b/>
                <w:bCs/>
                <w:color w:val="222222"/>
                <w:shd w:val="clear" w:color="auto" w:fill="FFFFFF"/>
              </w:rPr>
            </w:rPrChange>
          </w:rPr>
          <w:t>order</w:t>
        </w:r>
        <w:r w:rsidR="007D083A" w:rsidRPr="007D083A">
          <w:rPr>
            <w:rFonts w:ascii="Times New Roman" w:hAnsi="Times New Roman"/>
            <w:color w:val="222222"/>
            <w:szCs w:val="24"/>
            <w:shd w:val="clear" w:color="auto" w:fill="FFFFFF"/>
            <w:rPrChange w:id="546" w:author="Chokka,Deepthi Tejaswani" w:date="2020-06-22T16:52:00Z">
              <w:rPr>
                <w:rFonts w:ascii="Arial" w:hAnsi="Arial" w:cs="Arial"/>
                <w:color w:val="222222"/>
                <w:shd w:val="clear" w:color="auto" w:fill="FFFFFF"/>
              </w:rPr>
            </w:rPrChange>
          </w:rPr>
          <w:t> placed online, including shipping updates, delivery, and payment details.</w:t>
        </w:r>
      </w:ins>
    </w:p>
    <w:p w:rsidR="00070915" w:rsidDel="007D083A" w:rsidRDefault="00174E40">
      <w:pPr>
        <w:rPr>
          <w:del w:id="547" w:author="Chokka,Deepthi Tejaswani" w:date="2020-06-22T16:51:00Z"/>
          <w:rFonts w:ascii="Times New Roman" w:hAnsi="Times New Roman"/>
        </w:rPr>
        <w:pPrChange w:id="548" w:author="Chokka,Deepthi Tejaswani" w:date="2020-06-22T16:52:00Z">
          <w:pPr>
            <w:numPr>
              <w:numId w:val="10"/>
            </w:numPr>
            <w:ind w:left="1080" w:hanging="360"/>
          </w:pPr>
        </w:pPrChange>
      </w:pPr>
      <w:del w:id="549" w:author="Chokka,Deepthi Tejaswani" w:date="2020-06-22T16:51:00Z">
        <w:r w:rsidDel="007D083A">
          <w:rPr>
            <w:rFonts w:ascii="Times New Roman" w:hAnsi="Times New Roman"/>
          </w:rPr>
          <w:delText>K</w:delText>
        </w:r>
        <w:r w:rsidR="00070915" w:rsidRPr="00E0147F" w:rsidDel="007D083A">
          <w:rPr>
            <w:rFonts w:ascii="Times New Roman" w:hAnsi="Times New Roman"/>
          </w:rPr>
          <w:delText>eep</w:delText>
        </w:r>
        <w:r w:rsidDel="007D083A">
          <w:rPr>
            <w:rFonts w:ascii="Times New Roman" w:hAnsi="Times New Roman"/>
          </w:rPr>
          <w:delText>s</w:delText>
        </w:r>
        <w:r w:rsidR="00070915" w:rsidRPr="00E0147F" w:rsidDel="007D083A">
          <w:rPr>
            <w:rFonts w:ascii="Times New Roman" w:hAnsi="Times New Roman"/>
          </w:rPr>
          <w:delText xml:space="preserve"> track of all current and past orders and their status in the order process.</w:delText>
        </w:r>
      </w:del>
    </w:p>
    <w:p w:rsidR="00D83F2F" w:rsidRPr="007D083A" w:rsidRDefault="00D83F2F">
      <w:pPr>
        <w:rPr>
          <w:rFonts w:ascii="Times New Roman" w:hAnsi="Times New Roman"/>
        </w:rPr>
        <w:pPrChange w:id="550" w:author="Chokka,Deepthi Tejaswani" w:date="2020-06-22T16:52:00Z">
          <w:pPr>
            <w:pStyle w:val="ListParagraph"/>
          </w:pPr>
        </w:pPrChange>
      </w:pPr>
    </w:p>
    <w:p w:rsidR="00D83F2F" w:rsidRDefault="00D83F2F" w:rsidP="00070915">
      <w:pPr>
        <w:numPr>
          <w:ilvl w:val="0"/>
          <w:numId w:val="10"/>
        </w:numPr>
        <w:rPr>
          <w:rFonts w:ascii="Times New Roman" w:hAnsi="Times New Roman"/>
          <w:b/>
        </w:rPr>
      </w:pPr>
      <w:r>
        <w:rPr>
          <w:rFonts w:ascii="Times New Roman" w:hAnsi="Times New Roman"/>
          <w:b/>
        </w:rPr>
        <w:t xml:space="preserve">Order management: </w:t>
      </w:r>
      <w:r w:rsidR="005D75BA">
        <w:rPr>
          <w:rFonts w:ascii="Times New Roman" w:hAnsi="Times New Roman"/>
        </w:rPr>
        <w:t>A</w:t>
      </w:r>
      <w:r w:rsidRPr="00D83F2F">
        <w:rPr>
          <w:rFonts w:ascii="Times New Roman" w:hAnsi="Times New Roman"/>
        </w:rPr>
        <w:t>n individual</w:t>
      </w:r>
      <w:r w:rsidR="005D75BA">
        <w:rPr>
          <w:rFonts w:ascii="Times New Roman" w:hAnsi="Times New Roman"/>
        </w:rPr>
        <w:t xml:space="preserve"> can</w:t>
      </w:r>
      <w:r w:rsidRPr="00D83F2F">
        <w:rPr>
          <w:rFonts w:ascii="Times New Roman" w:hAnsi="Times New Roman"/>
        </w:rPr>
        <w:t xml:space="preserve"> </w:t>
      </w:r>
      <w:r w:rsidRPr="005D75BA">
        <w:rPr>
          <w:rFonts w:ascii="Times New Roman" w:hAnsi="Times New Roman"/>
          <w:b/>
        </w:rPr>
        <w:t>return</w:t>
      </w:r>
      <w:r w:rsidRPr="00D83F2F">
        <w:rPr>
          <w:rFonts w:ascii="Times New Roman" w:hAnsi="Times New Roman"/>
        </w:rPr>
        <w:t xml:space="preserve"> or </w:t>
      </w:r>
      <w:r w:rsidRPr="005D75BA">
        <w:rPr>
          <w:rFonts w:ascii="Times New Roman" w:hAnsi="Times New Roman"/>
          <w:b/>
        </w:rPr>
        <w:t>cancel</w:t>
      </w:r>
      <w:r w:rsidRPr="00D83F2F">
        <w:rPr>
          <w:rFonts w:ascii="Times New Roman" w:hAnsi="Times New Roman"/>
        </w:rPr>
        <w:t xml:space="preserve"> the </w:t>
      </w:r>
      <w:r w:rsidRPr="005D75BA">
        <w:rPr>
          <w:rFonts w:ascii="Times New Roman" w:hAnsi="Times New Roman"/>
          <w:b/>
        </w:rPr>
        <w:t>order</w:t>
      </w:r>
      <w:r w:rsidRPr="00D83F2F">
        <w:rPr>
          <w:rFonts w:ascii="Times New Roman" w:hAnsi="Times New Roman"/>
        </w:rPr>
        <w:t xml:space="preserve"> which has already been placed </w:t>
      </w:r>
      <w:r w:rsidR="005D75BA">
        <w:rPr>
          <w:rFonts w:ascii="Times New Roman" w:hAnsi="Times New Roman"/>
        </w:rPr>
        <w:t>earlier.</w:t>
      </w:r>
    </w:p>
    <w:p w:rsidR="00D83F2F" w:rsidRDefault="00D83F2F" w:rsidP="00D83F2F">
      <w:pPr>
        <w:pStyle w:val="ListParagraph"/>
        <w:rPr>
          <w:rFonts w:ascii="Times New Roman" w:hAnsi="Times New Roman"/>
          <w:b/>
        </w:rPr>
      </w:pPr>
    </w:p>
    <w:p w:rsidR="00D83F2F" w:rsidRPr="00D83F2F" w:rsidRDefault="00D83F2F" w:rsidP="00070915">
      <w:pPr>
        <w:numPr>
          <w:ilvl w:val="0"/>
          <w:numId w:val="10"/>
        </w:numPr>
        <w:rPr>
          <w:rFonts w:ascii="Times New Roman" w:hAnsi="Times New Roman"/>
          <w:b/>
        </w:rPr>
      </w:pPr>
      <w:r w:rsidRPr="00D83F2F">
        <w:rPr>
          <w:rFonts w:ascii="Times New Roman" w:hAnsi="Times New Roman"/>
          <w:b/>
        </w:rPr>
        <w:t>Live Chat:</w:t>
      </w:r>
      <w:r>
        <w:rPr>
          <w:rFonts w:ascii="Times New Roman" w:hAnsi="Times New Roman"/>
          <w:b/>
        </w:rPr>
        <w:t xml:space="preserve"> </w:t>
      </w:r>
      <w:r>
        <w:rPr>
          <w:rFonts w:ascii="Times New Roman" w:hAnsi="Times New Roman"/>
          <w:shd w:val="clear" w:color="auto" w:fill="FFFFFF"/>
        </w:rPr>
        <w:t>Allows an individual</w:t>
      </w:r>
      <w:r w:rsidRPr="00D83F2F">
        <w:rPr>
          <w:rFonts w:ascii="Times New Roman" w:hAnsi="Times New Roman"/>
          <w:shd w:val="clear" w:color="auto" w:fill="FFFFFF"/>
        </w:rPr>
        <w:t xml:space="preserve"> to give quick</w:t>
      </w:r>
      <w:r>
        <w:rPr>
          <w:rFonts w:ascii="Times New Roman" w:hAnsi="Times New Roman"/>
          <w:shd w:val="clear" w:color="auto" w:fill="FFFFFF"/>
        </w:rPr>
        <w:t xml:space="preserve"> answers to questions about a</w:t>
      </w:r>
      <w:r w:rsidRPr="00D83F2F">
        <w:rPr>
          <w:rFonts w:ascii="Times New Roman" w:hAnsi="Times New Roman"/>
          <w:shd w:val="clear" w:color="auto" w:fill="FFFFFF"/>
        </w:rPr>
        <w:t xml:space="preserve"> products, solve </w:t>
      </w:r>
      <w:r>
        <w:rPr>
          <w:rFonts w:ascii="Times New Roman" w:hAnsi="Times New Roman"/>
          <w:shd w:val="clear" w:color="auto" w:fill="FFFFFF"/>
        </w:rPr>
        <w:t>problems faster, and assure customers that someone is there when they are in need. This improves</w:t>
      </w:r>
      <w:r w:rsidRPr="00D83F2F">
        <w:rPr>
          <w:rFonts w:ascii="Times New Roman" w:hAnsi="Times New Roman"/>
          <w:shd w:val="clear" w:color="auto" w:fill="FFFFFF"/>
        </w:rPr>
        <w:t xml:space="preserve"> both customer service and loyalty.</w:t>
      </w:r>
    </w:p>
    <w:p w:rsidR="00070915" w:rsidRPr="00E0147F" w:rsidRDefault="00070915" w:rsidP="00070915">
      <w:pPr>
        <w:rPr>
          <w:rFonts w:ascii="Times New Roman" w:hAnsi="Times New Roman"/>
        </w:rPr>
      </w:pPr>
    </w:p>
    <w:p w:rsidR="00070915" w:rsidRPr="00E0147F" w:rsidRDefault="00070915" w:rsidP="00070915">
      <w:pPr>
        <w:numPr>
          <w:ilvl w:val="0"/>
          <w:numId w:val="10"/>
        </w:numPr>
        <w:rPr>
          <w:rFonts w:ascii="Times New Roman" w:hAnsi="Times New Roman"/>
        </w:rPr>
      </w:pPr>
      <w:r w:rsidRPr="00E0147F">
        <w:rPr>
          <w:rFonts w:ascii="Times New Roman" w:hAnsi="Times New Roman"/>
          <w:b/>
        </w:rPr>
        <w:t>Sign-Out:</w:t>
      </w:r>
      <w:r w:rsidRPr="00E0147F">
        <w:rPr>
          <w:rFonts w:ascii="Times New Roman" w:hAnsi="Times New Roman"/>
        </w:rPr>
        <w:t xml:space="preserve"> This button sign out the currently signed-in user. When no user is signed in, pressing this button has no effect.</w:t>
      </w:r>
    </w:p>
    <w:p w:rsidR="00070915" w:rsidRPr="00E0147F" w:rsidRDefault="00070915" w:rsidP="00070915">
      <w:pPr>
        <w:rPr>
          <w:rFonts w:ascii="Times New Roman" w:hAnsi="Times New Roman"/>
        </w:rPr>
      </w:pPr>
    </w:p>
    <w:p w:rsidR="00070915" w:rsidRPr="00E0147F" w:rsidRDefault="00070915" w:rsidP="00070915">
      <w:pPr>
        <w:numPr>
          <w:ilvl w:val="0"/>
          <w:numId w:val="10"/>
        </w:numPr>
        <w:rPr>
          <w:rFonts w:ascii="Times New Roman" w:hAnsi="Times New Roman"/>
        </w:rPr>
      </w:pPr>
      <w:r w:rsidRPr="00E0147F">
        <w:rPr>
          <w:rFonts w:ascii="Times New Roman" w:hAnsi="Times New Roman"/>
          <w:b/>
        </w:rPr>
        <w:t>Contact us:</w:t>
      </w:r>
      <w:r w:rsidRPr="00E0147F">
        <w:rPr>
          <w:rFonts w:ascii="Times New Roman" w:hAnsi="Times New Roman"/>
        </w:rPr>
        <w:t xml:space="preserve"> This is used to provide a set of contacts so as to reach people for assistance.</w:t>
      </w:r>
      <w:ins w:id="551" w:author="Chokka,Deepthi Tejaswani" w:date="2020-06-22T16:40:00Z">
        <w:r w:rsidR="00A02055">
          <w:rPr>
            <w:rFonts w:ascii="Times New Roman" w:hAnsi="Times New Roman"/>
          </w:rPr>
          <w:t xml:space="preserve"> The set of contacts include </w:t>
        </w:r>
      </w:ins>
      <w:ins w:id="552" w:author="Chokka,Deepthi Tejaswani" w:date="2020-06-22T16:41:00Z">
        <w:r w:rsidR="00A02055">
          <w:rPr>
            <w:rFonts w:ascii="Times New Roman" w:hAnsi="Times New Roman"/>
          </w:rPr>
          <w:t xml:space="preserve">email address, telephone number, </w:t>
        </w:r>
      </w:ins>
      <w:ins w:id="553" w:author="Chokka,Deepthi Tejaswani" w:date="2020-06-22T16:42:00Z">
        <w:r w:rsidR="00A02055">
          <w:rPr>
            <w:rFonts w:ascii="Times New Roman" w:hAnsi="Times New Roman"/>
          </w:rPr>
          <w:t>a postal addre</w:t>
        </w:r>
        <w:r w:rsidR="007D083A">
          <w:rPr>
            <w:rFonts w:ascii="Times New Roman" w:hAnsi="Times New Roman"/>
          </w:rPr>
          <w:t>ss, links to social media,</w:t>
        </w:r>
      </w:ins>
      <w:ins w:id="554" w:author="Chokka,Deepthi Tejaswani" w:date="2020-06-22T16:43:00Z">
        <w:r w:rsidR="007D083A">
          <w:rPr>
            <w:rFonts w:ascii="Times New Roman" w:hAnsi="Times New Roman"/>
          </w:rPr>
          <w:t xml:space="preserve"> </w:t>
        </w:r>
      </w:ins>
      <w:ins w:id="555" w:author="Chokka,Deepthi Tejaswani" w:date="2020-06-22T16:42:00Z">
        <w:r w:rsidR="007D083A">
          <w:rPr>
            <w:rFonts w:ascii="Times New Roman" w:hAnsi="Times New Roman"/>
          </w:rPr>
          <w:t>etc.</w:t>
        </w:r>
      </w:ins>
    </w:p>
    <w:p w:rsidR="00070915" w:rsidRPr="00E0147F" w:rsidRDefault="00070915" w:rsidP="00070915">
      <w:pPr>
        <w:rPr>
          <w:rFonts w:ascii="Times New Roman" w:hAnsi="Times New Roman"/>
        </w:rPr>
      </w:pPr>
    </w:p>
    <w:p w:rsidR="00070915" w:rsidRPr="00E0147F" w:rsidRDefault="00070915">
      <w:pPr>
        <w:numPr>
          <w:ilvl w:val="0"/>
          <w:numId w:val="10"/>
        </w:numPr>
        <w:rPr>
          <w:rFonts w:ascii="Times New Roman" w:hAnsi="Times New Roman"/>
        </w:rPr>
      </w:pPr>
      <w:r w:rsidRPr="00E0147F">
        <w:rPr>
          <w:rFonts w:ascii="Times New Roman" w:hAnsi="Times New Roman"/>
          <w:b/>
        </w:rPr>
        <w:t>Share App:</w:t>
      </w:r>
      <w:r w:rsidRPr="00E0147F">
        <w:rPr>
          <w:rFonts w:ascii="Times New Roman" w:hAnsi="Times New Roman"/>
        </w:rPr>
        <w:t xml:space="preserve"> This </w:t>
      </w:r>
      <w:ins w:id="556" w:author="Chokka,Deepthi Tejaswani" w:date="2020-06-22T16:35:00Z">
        <w:r w:rsidR="00A02055">
          <w:rPr>
            <w:rFonts w:ascii="Times New Roman" w:hAnsi="Times New Roman"/>
          </w:rPr>
          <w:t xml:space="preserve">functionality </w:t>
        </w:r>
      </w:ins>
      <w:r w:rsidRPr="00E0147F">
        <w:rPr>
          <w:rFonts w:ascii="Times New Roman" w:hAnsi="Times New Roman"/>
        </w:rPr>
        <w:t xml:space="preserve">is used to share </w:t>
      </w:r>
      <w:ins w:id="557" w:author="Chokka,Deepthi Tejaswani" w:date="2020-06-22T16:35:00Z">
        <w:r w:rsidR="00A02055">
          <w:rPr>
            <w:rFonts w:ascii="Times New Roman" w:hAnsi="Times New Roman"/>
          </w:rPr>
          <w:t>our</w:t>
        </w:r>
      </w:ins>
      <w:del w:id="558" w:author="Chokka,Deepthi Tejaswani" w:date="2020-06-22T16:35:00Z">
        <w:r w:rsidRPr="00E0147F" w:rsidDel="00A02055">
          <w:rPr>
            <w:rFonts w:ascii="Times New Roman" w:hAnsi="Times New Roman"/>
          </w:rPr>
          <w:delText>this</w:delText>
        </w:r>
      </w:del>
      <w:r w:rsidRPr="00E0147F">
        <w:rPr>
          <w:rFonts w:ascii="Times New Roman" w:hAnsi="Times New Roman"/>
        </w:rPr>
        <w:t xml:space="preserve"> </w:t>
      </w:r>
      <w:ins w:id="559" w:author="Chokka,Deepthi Tejaswani" w:date="2020-06-22T16:37:00Z">
        <w:r w:rsidR="00A02055">
          <w:rPr>
            <w:rFonts w:ascii="Times New Roman" w:hAnsi="Times New Roman"/>
          </w:rPr>
          <w:t>current application to another</w:t>
        </w:r>
      </w:ins>
      <w:ins w:id="560" w:author="Chokka,Deepthi Tejaswani" w:date="2020-06-22T16:38:00Z">
        <w:r w:rsidR="00A02055">
          <w:rPr>
            <w:rFonts w:ascii="Times New Roman" w:hAnsi="Times New Roman"/>
          </w:rPr>
          <w:t xml:space="preserve"> pre-existing one</w:t>
        </w:r>
      </w:ins>
      <w:ins w:id="561" w:author="Chokka,Deepthi Tejaswani" w:date="2020-06-22T16:37:00Z">
        <w:r w:rsidR="00A02055">
          <w:rPr>
            <w:rFonts w:ascii="Times New Roman" w:hAnsi="Times New Roman"/>
          </w:rPr>
          <w:t xml:space="preserve">. Thus this enables </w:t>
        </w:r>
      </w:ins>
      <w:ins w:id="562" w:author="Chokka,Deepthi Tejaswani" w:date="2020-06-22T16:38:00Z">
        <w:r w:rsidR="00A02055">
          <w:rPr>
            <w:rFonts w:ascii="Times New Roman" w:hAnsi="Times New Roman"/>
          </w:rPr>
          <w:t>sharing of application to another user</w:t>
        </w:r>
      </w:ins>
      <w:del w:id="563" w:author="Chokka,Deepthi Tejaswani" w:date="2020-06-22T16:38:00Z">
        <w:r w:rsidRPr="00E0147F" w:rsidDel="00A02055">
          <w:rPr>
            <w:rFonts w:ascii="Times New Roman" w:hAnsi="Times New Roman"/>
          </w:rPr>
          <w:delText>application</w:delText>
        </w:r>
      </w:del>
      <w:del w:id="564" w:author="Chokka,Deepthi Tejaswani" w:date="2020-06-22T16:37:00Z">
        <w:r w:rsidRPr="00E0147F" w:rsidDel="00A02055">
          <w:rPr>
            <w:rFonts w:ascii="Times New Roman" w:hAnsi="Times New Roman"/>
          </w:rPr>
          <w:delText xml:space="preserve"> wit</w:delText>
        </w:r>
      </w:del>
      <w:del w:id="565" w:author="Chokka,Deepthi Tejaswani" w:date="2020-06-22T16:35:00Z">
        <w:r w:rsidRPr="00E0147F" w:rsidDel="00A02055">
          <w:rPr>
            <w:rFonts w:ascii="Times New Roman" w:hAnsi="Times New Roman"/>
          </w:rPr>
          <w:delText>h</w:delText>
        </w:r>
      </w:del>
      <w:del w:id="566" w:author="Chokka,Deepthi Tejaswani" w:date="2020-06-22T16:38:00Z">
        <w:r w:rsidRPr="00E0147F" w:rsidDel="00A02055">
          <w:rPr>
            <w:rFonts w:ascii="Times New Roman" w:hAnsi="Times New Roman"/>
          </w:rPr>
          <w:delText xml:space="preserve"> other users</w:delText>
        </w:r>
      </w:del>
      <w:r w:rsidRPr="00E0147F">
        <w:rPr>
          <w:rFonts w:ascii="Times New Roman" w:hAnsi="Times New Roman"/>
        </w:rPr>
        <w:t>.</w:t>
      </w:r>
    </w:p>
    <w:p w:rsidR="00070915" w:rsidRPr="00E0147F" w:rsidRDefault="00070915" w:rsidP="00070915">
      <w:pPr>
        <w:rPr>
          <w:rFonts w:ascii="Times New Roman" w:hAnsi="Times New Roman"/>
        </w:rPr>
      </w:pPr>
    </w:p>
    <w:p w:rsidR="00982E85" w:rsidRPr="00982E85" w:rsidRDefault="00070915">
      <w:pPr>
        <w:numPr>
          <w:ilvl w:val="0"/>
          <w:numId w:val="10"/>
        </w:numPr>
        <w:rPr>
          <w:ins w:id="567" w:author="Chokka,Deepthi Tejaswani" w:date="2020-06-21T20:49:00Z"/>
          <w:rFonts w:ascii="Times New Roman" w:hAnsi="Times New Roman"/>
          <w:rPrChange w:id="568" w:author="Chokka,Deepthi Tejaswani" w:date="2020-06-21T20:49:00Z">
            <w:rPr>
              <w:ins w:id="569" w:author="Chokka,Deepthi Tejaswani" w:date="2020-06-21T20:49:00Z"/>
            </w:rPr>
          </w:rPrChange>
        </w:rPr>
        <w:pPrChange w:id="570" w:author="Chokka,Deepthi Tejaswani" w:date="2020-06-21T20:49:00Z">
          <w:pPr/>
        </w:pPrChange>
      </w:pPr>
      <w:r w:rsidRPr="00982E85">
        <w:rPr>
          <w:rFonts w:ascii="Times New Roman" w:hAnsi="Times New Roman"/>
          <w:b/>
        </w:rPr>
        <w:t>About Us:</w:t>
      </w:r>
      <w:r w:rsidRPr="00982E85">
        <w:rPr>
          <w:rFonts w:ascii="Times New Roman" w:hAnsi="Times New Roman"/>
        </w:rPr>
        <w:t xml:space="preserve"> </w:t>
      </w:r>
      <w:ins w:id="571" w:author="Chokka,Deepthi Tejaswani" w:date="2020-06-21T20:49:00Z">
        <w:r w:rsidR="00982E85" w:rsidRPr="00982E85">
          <w:rPr>
            <w:b/>
            <w:bCs/>
            <w:color w:val="0E101A"/>
          </w:rPr>
          <w:t> </w:t>
        </w:r>
        <w:r w:rsidR="00982E85" w:rsidRPr="00982E85">
          <w:t>This gives detailed information of about the application. This further informs an individual who uses that application about the company and their respective operations. This provides a visitor with a glimpse of the company and provides more insight into the business that the application makes.</w:t>
        </w:r>
      </w:ins>
    </w:p>
    <w:p w:rsidR="00070915" w:rsidDel="00FC5378" w:rsidRDefault="00070915">
      <w:pPr>
        <w:rPr>
          <w:del w:id="572" w:author="Chokka,Deepthi Tejaswani" w:date="2020-06-21T20:46:00Z"/>
          <w:rFonts w:ascii="Times New Roman" w:hAnsi="Times New Roman"/>
        </w:rPr>
      </w:pPr>
      <w:del w:id="573" w:author="Chokka,Deepthi Tejaswani" w:date="2020-06-21T20:49:00Z">
        <w:r w:rsidRPr="00E0147F" w:rsidDel="00982E85">
          <w:rPr>
            <w:rFonts w:ascii="Times New Roman" w:hAnsi="Times New Roman"/>
          </w:rPr>
          <w:delText>This gives a detailed information of about the application.</w:delText>
        </w:r>
      </w:del>
    </w:p>
    <w:p w:rsidR="00070915" w:rsidRPr="00FC5378" w:rsidRDefault="00070915">
      <w:pPr>
        <w:rPr>
          <w:rFonts w:ascii="Times New Roman" w:hAnsi="Times New Roman"/>
        </w:rPr>
      </w:pPr>
    </w:p>
    <w:p w:rsidR="00070915" w:rsidRPr="00174E40" w:rsidRDefault="00070915" w:rsidP="00FC5378">
      <w:pPr>
        <w:numPr>
          <w:ilvl w:val="0"/>
          <w:numId w:val="10"/>
        </w:numPr>
        <w:rPr>
          <w:rFonts w:ascii="Times New Roman" w:hAnsi="Times New Roman"/>
        </w:rPr>
      </w:pPr>
      <w:r w:rsidRPr="00E0147F">
        <w:rPr>
          <w:rFonts w:ascii="Times New Roman" w:hAnsi="Times New Roman"/>
          <w:b/>
        </w:rPr>
        <w:t>FAQ’s:</w:t>
      </w:r>
      <w:r w:rsidRPr="00E0147F">
        <w:rPr>
          <w:rFonts w:ascii="Times New Roman" w:hAnsi="Times New Roman"/>
        </w:rPr>
        <w:t xml:space="preserve"> </w:t>
      </w:r>
      <w:ins w:id="574" w:author="Chokka,Deepthi Tejaswani" w:date="2020-06-21T20:44:00Z">
        <w:r w:rsidR="00FC5378" w:rsidRPr="00FC5378">
          <w:rPr>
            <w:rFonts w:ascii="Times New Roman" w:hAnsi="Times New Roman"/>
          </w:rPr>
          <w:t>Provides information about frequently asked questions or concerns that the customer usually has when an individual uses the application. This usually comprises of text which further consists of most prominently asked questions along with their respective answers to resolve their doubt.</w:t>
        </w:r>
      </w:ins>
      <w:del w:id="575" w:author="Chokka,Deepthi Tejaswani" w:date="2020-06-21T20:44:00Z">
        <w:r w:rsidRPr="00E0147F" w:rsidDel="00FC5378">
          <w:rPr>
            <w:rFonts w:ascii="Times New Roman" w:hAnsi="Times New Roman"/>
          </w:rPr>
          <w:delText>Provides information about frequently asked questions.</w:delText>
        </w:r>
      </w:del>
    </w:p>
    <w:p w:rsidR="00070915" w:rsidRPr="00E0147F" w:rsidRDefault="004B1E75" w:rsidP="003A40D1">
      <w:pPr>
        <w:pStyle w:val="Heading1"/>
        <w:rPr>
          <w:rFonts w:ascii="Times New Roman" w:hAnsi="Times New Roman"/>
        </w:rPr>
      </w:pPr>
      <w:r>
        <w:rPr>
          <w:rFonts w:ascii="Times New Roman" w:hAnsi="Times New Roman"/>
        </w:rPr>
        <w:lastRenderedPageBreak/>
        <w:tab/>
      </w:r>
      <w:r w:rsidR="00D46641">
        <w:rPr>
          <w:rFonts w:ascii="Times New Roman" w:hAnsi="Times New Roman"/>
        </w:rPr>
        <w:tab/>
      </w:r>
      <w:r>
        <w:rPr>
          <w:rFonts w:ascii="Times New Roman" w:hAnsi="Times New Roman"/>
        </w:rPr>
        <w:tab/>
      </w:r>
      <w:r w:rsidR="00070915" w:rsidRPr="00E0147F">
        <w:rPr>
          <w:rFonts w:ascii="Times New Roman" w:hAnsi="Times New Roman"/>
        </w:rPr>
        <w:t>Admin:</w:t>
      </w:r>
    </w:p>
    <w:p w:rsidR="00174E40" w:rsidRPr="00174E40" w:rsidRDefault="00174E40" w:rsidP="00174E40">
      <w:pPr>
        <w:numPr>
          <w:ilvl w:val="0"/>
          <w:numId w:val="11"/>
        </w:numPr>
        <w:rPr>
          <w:rFonts w:ascii="Times New Roman" w:hAnsi="Times New Roman"/>
        </w:rPr>
      </w:pPr>
      <w:r>
        <w:rPr>
          <w:rFonts w:ascii="Times New Roman" w:hAnsi="Times New Roman"/>
          <w:b/>
        </w:rPr>
        <w:t>Login</w:t>
      </w:r>
      <w:r w:rsidR="00070915" w:rsidRPr="00E0147F">
        <w:rPr>
          <w:rFonts w:ascii="Times New Roman" w:hAnsi="Times New Roman"/>
          <w:b/>
        </w:rPr>
        <w:t xml:space="preserve"> Page:</w:t>
      </w:r>
      <w:r w:rsidR="00070915" w:rsidRPr="00E0147F">
        <w:rPr>
          <w:rFonts w:ascii="Times New Roman" w:hAnsi="Times New Roman"/>
        </w:rPr>
        <w:t xml:space="preserve"> As soon as the admin gives his login details and clicks upon the sign-in button, it validates the details to log in successfully.</w:t>
      </w:r>
    </w:p>
    <w:p w:rsidR="00070915" w:rsidRPr="00E0147F" w:rsidRDefault="00070915" w:rsidP="00070915">
      <w:pPr>
        <w:ind w:left="720"/>
        <w:rPr>
          <w:rFonts w:ascii="Times New Roman" w:hAnsi="Times New Roman"/>
        </w:rPr>
      </w:pPr>
    </w:p>
    <w:p w:rsidR="006447B5" w:rsidRDefault="006447B5" w:rsidP="00174E40">
      <w:pPr>
        <w:numPr>
          <w:ilvl w:val="0"/>
          <w:numId w:val="11"/>
        </w:numPr>
        <w:rPr>
          <w:rFonts w:ascii="Times New Roman" w:hAnsi="Times New Roman"/>
          <w:b/>
        </w:rPr>
      </w:pPr>
      <w:r>
        <w:rPr>
          <w:rFonts w:ascii="Times New Roman" w:hAnsi="Times New Roman"/>
          <w:b/>
        </w:rPr>
        <w:t xml:space="preserve">Live Chat: </w:t>
      </w:r>
      <w:r w:rsidRPr="006447B5">
        <w:rPr>
          <w:rFonts w:ascii="Times New Roman" w:hAnsi="Times New Roman"/>
        </w:rPr>
        <w:t>The questions which were being asked by the customers are being answered by the admin.</w:t>
      </w:r>
      <w:r>
        <w:rPr>
          <w:rFonts w:ascii="Times New Roman" w:hAnsi="Times New Roman"/>
          <w:b/>
        </w:rPr>
        <w:t xml:space="preserve"> </w:t>
      </w:r>
    </w:p>
    <w:p w:rsidR="006447B5" w:rsidRDefault="006447B5" w:rsidP="006447B5">
      <w:pPr>
        <w:pStyle w:val="ListParagraph"/>
        <w:rPr>
          <w:rFonts w:ascii="Times New Roman" w:hAnsi="Times New Roman"/>
          <w:b/>
        </w:rPr>
      </w:pPr>
    </w:p>
    <w:p w:rsidR="00DC0999" w:rsidRPr="00DC0999" w:rsidRDefault="00DC0999" w:rsidP="00174E40">
      <w:pPr>
        <w:numPr>
          <w:ilvl w:val="0"/>
          <w:numId w:val="11"/>
        </w:numPr>
        <w:rPr>
          <w:rFonts w:ascii="Times New Roman" w:hAnsi="Times New Roman"/>
          <w:b/>
        </w:rPr>
      </w:pPr>
      <w:r w:rsidRPr="00DC0999">
        <w:rPr>
          <w:rFonts w:ascii="Times New Roman" w:hAnsi="Times New Roman"/>
          <w:b/>
        </w:rPr>
        <w:t>Profile Page:</w:t>
      </w:r>
      <w:r>
        <w:rPr>
          <w:rFonts w:ascii="Times New Roman" w:hAnsi="Times New Roman"/>
          <w:b/>
        </w:rPr>
        <w:t xml:space="preserve"> </w:t>
      </w:r>
      <w:r>
        <w:rPr>
          <w:rFonts w:ascii="Times New Roman" w:hAnsi="Times New Roman"/>
        </w:rPr>
        <w:t>This consists of the basic details of the admin who has logged in.</w:t>
      </w:r>
    </w:p>
    <w:p w:rsidR="00DC0999" w:rsidRDefault="00DC0999" w:rsidP="00DC0999">
      <w:pPr>
        <w:pStyle w:val="ListParagraph"/>
        <w:rPr>
          <w:rFonts w:ascii="Times New Roman" w:hAnsi="Times New Roman"/>
          <w:b/>
        </w:rPr>
      </w:pPr>
    </w:p>
    <w:p w:rsidR="00070915" w:rsidRPr="00174E40" w:rsidRDefault="00070915" w:rsidP="00174E40">
      <w:pPr>
        <w:numPr>
          <w:ilvl w:val="0"/>
          <w:numId w:val="11"/>
        </w:numPr>
        <w:rPr>
          <w:rFonts w:ascii="Times New Roman" w:hAnsi="Times New Roman"/>
        </w:rPr>
      </w:pPr>
      <w:r w:rsidRPr="00E0147F">
        <w:rPr>
          <w:rFonts w:ascii="Times New Roman" w:hAnsi="Times New Roman"/>
          <w:b/>
        </w:rPr>
        <w:t>Home page for admin:</w:t>
      </w:r>
      <w:r w:rsidRPr="00E0147F">
        <w:rPr>
          <w:rFonts w:ascii="Times New Roman" w:hAnsi="Times New Roman"/>
        </w:rPr>
        <w:t xml:space="preserve"> After login, this page will show the list of all categories.</w:t>
      </w:r>
    </w:p>
    <w:p w:rsidR="00070915" w:rsidRPr="00E0147F" w:rsidRDefault="00070915" w:rsidP="00070915">
      <w:pPr>
        <w:numPr>
          <w:ilvl w:val="0"/>
          <w:numId w:val="16"/>
        </w:numPr>
        <w:rPr>
          <w:rFonts w:ascii="Times New Roman" w:hAnsi="Times New Roman"/>
          <w:b/>
        </w:rPr>
      </w:pPr>
      <w:r w:rsidRPr="00E0147F">
        <w:rPr>
          <w:rFonts w:ascii="Times New Roman" w:hAnsi="Times New Roman"/>
          <w:b/>
        </w:rPr>
        <w:t xml:space="preserve">Add new products: </w:t>
      </w:r>
      <w:r w:rsidRPr="00E0147F">
        <w:rPr>
          <w:rFonts w:ascii="Times New Roman" w:hAnsi="Times New Roman"/>
        </w:rPr>
        <w:t>Whenever the admin clicks on category, it show a form with fields name, price and description of the product.</w:t>
      </w:r>
    </w:p>
    <w:p w:rsidR="00070915" w:rsidRPr="00E0147F" w:rsidRDefault="00070915" w:rsidP="00070915">
      <w:pPr>
        <w:rPr>
          <w:rFonts w:ascii="Times New Roman" w:hAnsi="Times New Roman"/>
        </w:rPr>
      </w:pPr>
    </w:p>
    <w:p w:rsidR="00070915" w:rsidRPr="00174E40" w:rsidRDefault="00070915" w:rsidP="00174E40">
      <w:pPr>
        <w:numPr>
          <w:ilvl w:val="0"/>
          <w:numId w:val="11"/>
        </w:numPr>
        <w:rPr>
          <w:rFonts w:ascii="Times New Roman" w:hAnsi="Times New Roman"/>
          <w:b/>
        </w:rPr>
      </w:pPr>
      <w:r w:rsidRPr="00E0147F">
        <w:rPr>
          <w:rFonts w:ascii="Times New Roman" w:hAnsi="Times New Roman"/>
          <w:b/>
        </w:rPr>
        <w:t>Managing products page:</w:t>
      </w:r>
    </w:p>
    <w:p w:rsidR="00070915" w:rsidRPr="00E0147F" w:rsidRDefault="00070915" w:rsidP="00174E40">
      <w:pPr>
        <w:ind w:left="720"/>
        <w:rPr>
          <w:rFonts w:ascii="Times New Roman" w:hAnsi="Times New Roman"/>
          <w:b/>
        </w:rPr>
      </w:pPr>
      <w:r w:rsidRPr="00E0147F">
        <w:rPr>
          <w:rFonts w:ascii="Times New Roman" w:hAnsi="Times New Roman"/>
        </w:rPr>
        <w:t>This shows the list of products already added.</w:t>
      </w:r>
    </w:p>
    <w:p w:rsidR="00070915" w:rsidRPr="00174E40" w:rsidRDefault="00070915" w:rsidP="00174E40">
      <w:pPr>
        <w:numPr>
          <w:ilvl w:val="0"/>
          <w:numId w:val="15"/>
        </w:numPr>
        <w:rPr>
          <w:rFonts w:ascii="Times New Roman" w:hAnsi="Times New Roman"/>
        </w:rPr>
      </w:pPr>
      <w:r w:rsidRPr="00E0147F">
        <w:rPr>
          <w:rFonts w:ascii="Times New Roman" w:hAnsi="Times New Roman"/>
          <w:b/>
        </w:rPr>
        <w:t xml:space="preserve">Edit product details: </w:t>
      </w:r>
      <w:r w:rsidRPr="00E0147F">
        <w:rPr>
          <w:rFonts w:ascii="Times New Roman" w:hAnsi="Times New Roman"/>
        </w:rPr>
        <w:t>Whenever admin clicks on the product it allows to edit the price, name, and description.</w:t>
      </w:r>
    </w:p>
    <w:p w:rsidR="00D83F2F" w:rsidRPr="00D83F2F" w:rsidRDefault="00070915" w:rsidP="00D83F2F">
      <w:pPr>
        <w:numPr>
          <w:ilvl w:val="0"/>
          <w:numId w:val="15"/>
        </w:numPr>
        <w:rPr>
          <w:rFonts w:ascii="Times New Roman" w:hAnsi="Times New Roman"/>
        </w:rPr>
      </w:pPr>
      <w:r w:rsidRPr="00E0147F">
        <w:rPr>
          <w:rFonts w:ascii="Times New Roman" w:hAnsi="Times New Roman"/>
          <w:b/>
        </w:rPr>
        <w:t xml:space="preserve">Delete Product: </w:t>
      </w:r>
      <w:r w:rsidRPr="00E0147F">
        <w:rPr>
          <w:rFonts w:ascii="Times New Roman" w:hAnsi="Times New Roman"/>
        </w:rPr>
        <w:t>There will be a delete button below every product, whenever the admin clicks on delete, it asks for confirmation to delete.</w:t>
      </w:r>
    </w:p>
    <w:p w:rsidR="00070915" w:rsidRPr="00E0147F" w:rsidRDefault="00070915" w:rsidP="00DC0999">
      <w:pPr>
        <w:rPr>
          <w:rFonts w:ascii="Times New Roman" w:hAnsi="Times New Roman"/>
          <w:b/>
        </w:rPr>
      </w:pPr>
    </w:p>
    <w:p w:rsidR="00070915" w:rsidRPr="00174E40" w:rsidRDefault="00070915" w:rsidP="00174E40">
      <w:pPr>
        <w:numPr>
          <w:ilvl w:val="0"/>
          <w:numId w:val="11"/>
        </w:numPr>
        <w:rPr>
          <w:rFonts w:ascii="Times New Roman" w:hAnsi="Times New Roman"/>
          <w:b/>
        </w:rPr>
      </w:pPr>
      <w:r w:rsidRPr="00E0147F">
        <w:rPr>
          <w:rFonts w:ascii="Times New Roman" w:hAnsi="Times New Roman"/>
          <w:b/>
        </w:rPr>
        <w:t>Check for orders placed:</w:t>
      </w:r>
    </w:p>
    <w:p w:rsidR="00DC0999" w:rsidRPr="00E0147F" w:rsidRDefault="00070915" w:rsidP="00DC0999">
      <w:pPr>
        <w:ind w:left="720"/>
        <w:rPr>
          <w:rFonts w:ascii="Times New Roman" w:hAnsi="Times New Roman"/>
        </w:rPr>
      </w:pPr>
      <w:r w:rsidRPr="00E0147F">
        <w:rPr>
          <w:rFonts w:ascii="Times New Roman" w:hAnsi="Times New Roman"/>
        </w:rPr>
        <w:t xml:space="preserve">This page shows all the orders so far ordered by </w:t>
      </w:r>
      <w:ins w:id="576" w:author="Chokka,Deepthi Tejaswani" w:date="2020-06-22T16:53:00Z">
        <w:r w:rsidR="00A168F0">
          <w:rPr>
            <w:rFonts w:ascii="Times New Roman" w:hAnsi="Times New Roman"/>
          </w:rPr>
          <w:t xml:space="preserve">different </w:t>
        </w:r>
      </w:ins>
      <w:r w:rsidRPr="00E0147F">
        <w:rPr>
          <w:rFonts w:ascii="Times New Roman" w:hAnsi="Times New Roman"/>
        </w:rPr>
        <w:t>customers.</w:t>
      </w:r>
    </w:p>
    <w:p w:rsidR="00070915" w:rsidRPr="00E0147F" w:rsidRDefault="00070915" w:rsidP="00070915">
      <w:pPr>
        <w:ind w:left="720"/>
        <w:rPr>
          <w:rFonts w:ascii="Times New Roman" w:hAnsi="Times New Roman"/>
        </w:rPr>
      </w:pPr>
    </w:p>
    <w:p w:rsidR="00070915" w:rsidRPr="00E0147F" w:rsidRDefault="00070915" w:rsidP="00070915">
      <w:pPr>
        <w:ind w:left="720"/>
        <w:rPr>
          <w:rFonts w:ascii="Times New Roman" w:hAnsi="Times New Roman"/>
        </w:rPr>
      </w:pPr>
    </w:p>
    <w:p w:rsidR="00070915" w:rsidRDefault="00070915" w:rsidP="00070915">
      <w:pPr>
        <w:ind w:left="720"/>
        <w:rPr>
          <w:ins w:id="577" w:author="Chokka,Deepthi Tejaswani" w:date="2020-06-22T19:11:00Z"/>
          <w:rFonts w:ascii="Times New Roman" w:hAnsi="Times New Roman"/>
        </w:rPr>
      </w:pPr>
    </w:p>
    <w:p w:rsidR="002433A1" w:rsidRDefault="002433A1" w:rsidP="00070915">
      <w:pPr>
        <w:ind w:left="720"/>
        <w:rPr>
          <w:ins w:id="578" w:author="Chokka,Deepthi Tejaswani" w:date="2020-06-22T19:11:00Z"/>
          <w:rFonts w:ascii="Times New Roman" w:hAnsi="Times New Roman"/>
        </w:rPr>
      </w:pPr>
    </w:p>
    <w:p w:rsidR="002433A1" w:rsidRDefault="002433A1" w:rsidP="00070915">
      <w:pPr>
        <w:ind w:left="720"/>
        <w:rPr>
          <w:ins w:id="579" w:author="Chokka,Deepthi Tejaswani" w:date="2020-06-22T19:11:00Z"/>
          <w:rFonts w:ascii="Times New Roman" w:hAnsi="Times New Roman"/>
        </w:rPr>
      </w:pPr>
    </w:p>
    <w:p w:rsidR="002433A1" w:rsidRDefault="002433A1" w:rsidP="00070915">
      <w:pPr>
        <w:ind w:left="720"/>
        <w:rPr>
          <w:ins w:id="580" w:author="Chokka,Deepthi Tejaswani" w:date="2020-06-22T19:11:00Z"/>
          <w:rFonts w:ascii="Times New Roman" w:hAnsi="Times New Roman"/>
        </w:rPr>
      </w:pPr>
    </w:p>
    <w:p w:rsidR="002433A1" w:rsidRDefault="002433A1" w:rsidP="00070915">
      <w:pPr>
        <w:ind w:left="720"/>
        <w:rPr>
          <w:ins w:id="581" w:author="Chokka,Deepthi Tejaswani" w:date="2020-06-22T19:11:00Z"/>
          <w:rFonts w:ascii="Times New Roman" w:hAnsi="Times New Roman"/>
        </w:rPr>
      </w:pPr>
    </w:p>
    <w:p w:rsidR="002433A1" w:rsidRDefault="002433A1" w:rsidP="00070915">
      <w:pPr>
        <w:ind w:left="720"/>
        <w:rPr>
          <w:ins w:id="582" w:author="Chokka,Deepthi Tejaswani" w:date="2020-06-22T19:11:00Z"/>
          <w:rFonts w:ascii="Times New Roman" w:hAnsi="Times New Roman"/>
        </w:rPr>
      </w:pPr>
    </w:p>
    <w:p w:rsidR="002433A1" w:rsidRDefault="002433A1" w:rsidP="00070915">
      <w:pPr>
        <w:ind w:left="720"/>
        <w:rPr>
          <w:ins w:id="583" w:author="Chokka,Deepthi Tejaswani" w:date="2020-06-22T19:11:00Z"/>
          <w:rFonts w:ascii="Times New Roman" w:hAnsi="Times New Roman"/>
        </w:rPr>
      </w:pPr>
    </w:p>
    <w:p w:rsidR="002433A1" w:rsidRDefault="002433A1" w:rsidP="00070915">
      <w:pPr>
        <w:ind w:left="720"/>
        <w:rPr>
          <w:ins w:id="584" w:author="Chokka,Deepthi Tejaswani" w:date="2020-06-22T19:11:00Z"/>
          <w:rFonts w:ascii="Times New Roman" w:hAnsi="Times New Roman"/>
        </w:rPr>
      </w:pPr>
    </w:p>
    <w:p w:rsidR="002433A1" w:rsidRDefault="002433A1" w:rsidP="00070915">
      <w:pPr>
        <w:ind w:left="720"/>
        <w:rPr>
          <w:ins w:id="585" w:author="Chokka,Deepthi Tejaswani" w:date="2020-06-22T19:11:00Z"/>
          <w:rFonts w:ascii="Times New Roman" w:hAnsi="Times New Roman"/>
        </w:rPr>
      </w:pPr>
    </w:p>
    <w:p w:rsidR="002433A1" w:rsidRDefault="002433A1" w:rsidP="00070915">
      <w:pPr>
        <w:ind w:left="720"/>
        <w:rPr>
          <w:ins w:id="586" w:author="Chokka,Deepthi Tejaswani" w:date="2020-06-22T19:11:00Z"/>
          <w:rFonts w:ascii="Times New Roman" w:hAnsi="Times New Roman"/>
        </w:rPr>
      </w:pPr>
    </w:p>
    <w:p w:rsidR="002433A1" w:rsidRDefault="002433A1" w:rsidP="00070915">
      <w:pPr>
        <w:ind w:left="720"/>
        <w:rPr>
          <w:ins w:id="587" w:author="Chokka,Deepthi Tejaswani" w:date="2020-06-22T19:11:00Z"/>
          <w:rFonts w:ascii="Times New Roman" w:hAnsi="Times New Roman"/>
        </w:rPr>
      </w:pPr>
    </w:p>
    <w:p w:rsidR="002433A1" w:rsidRDefault="002433A1" w:rsidP="00070915">
      <w:pPr>
        <w:ind w:left="720"/>
        <w:rPr>
          <w:ins w:id="588" w:author="Chokka,Deepthi Tejaswani" w:date="2020-06-22T19:11:00Z"/>
          <w:rFonts w:ascii="Times New Roman" w:hAnsi="Times New Roman"/>
        </w:rPr>
      </w:pPr>
    </w:p>
    <w:p w:rsidR="002433A1" w:rsidRDefault="002433A1" w:rsidP="00070915">
      <w:pPr>
        <w:ind w:left="720"/>
        <w:rPr>
          <w:ins w:id="589" w:author="Chokka,Deepthi Tejaswani" w:date="2020-06-22T19:11:00Z"/>
          <w:rFonts w:ascii="Times New Roman" w:hAnsi="Times New Roman"/>
        </w:rPr>
      </w:pPr>
    </w:p>
    <w:p w:rsidR="002433A1" w:rsidRDefault="002433A1" w:rsidP="00070915">
      <w:pPr>
        <w:ind w:left="720"/>
        <w:rPr>
          <w:ins w:id="590" w:author="Chokka,Deepthi Tejaswani" w:date="2020-06-22T19:11:00Z"/>
          <w:rFonts w:ascii="Times New Roman" w:hAnsi="Times New Roman"/>
        </w:rPr>
      </w:pPr>
    </w:p>
    <w:p w:rsidR="002433A1" w:rsidRDefault="002433A1" w:rsidP="00070915">
      <w:pPr>
        <w:ind w:left="720"/>
        <w:rPr>
          <w:ins w:id="591" w:author="Chokka,Deepthi Tejaswani" w:date="2020-06-22T19:11:00Z"/>
          <w:rFonts w:ascii="Times New Roman" w:hAnsi="Times New Roman"/>
        </w:rPr>
      </w:pPr>
    </w:p>
    <w:p w:rsidR="002433A1" w:rsidRDefault="002433A1" w:rsidP="00070915">
      <w:pPr>
        <w:ind w:left="720"/>
        <w:rPr>
          <w:ins w:id="592" w:author="Chokka,Deepthi Tejaswani" w:date="2020-06-22T19:11:00Z"/>
          <w:rFonts w:ascii="Times New Roman" w:hAnsi="Times New Roman"/>
        </w:rPr>
      </w:pPr>
    </w:p>
    <w:p w:rsidR="002433A1" w:rsidRDefault="002433A1" w:rsidP="00070915">
      <w:pPr>
        <w:ind w:left="720"/>
        <w:rPr>
          <w:ins w:id="593" w:author="Chokka,Deepthi Tejaswani" w:date="2020-06-22T19:11:00Z"/>
          <w:rFonts w:ascii="Times New Roman" w:hAnsi="Times New Roman"/>
        </w:rPr>
      </w:pPr>
    </w:p>
    <w:p w:rsidR="002433A1" w:rsidRDefault="002433A1" w:rsidP="00070915">
      <w:pPr>
        <w:ind w:left="720"/>
        <w:rPr>
          <w:ins w:id="594" w:author="Chokka,Deepthi Tejaswani" w:date="2020-06-22T19:11:00Z"/>
          <w:rFonts w:ascii="Times New Roman" w:hAnsi="Times New Roman"/>
        </w:rPr>
      </w:pPr>
    </w:p>
    <w:p w:rsidR="002433A1" w:rsidRDefault="002433A1" w:rsidP="00070915">
      <w:pPr>
        <w:ind w:left="720"/>
        <w:rPr>
          <w:ins w:id="595" w:author="Chokka,Deepthi Tejaswani" w:date="2020-06-22T19:11:00Z"/>
          <w:rFonts w:ascii="Times New Roman" w:hAnsi="Times New Roman"/>
        </w:rPr>
      </w:pPr>
    </w:p>
    <w:p w:rsidR="002433A1" w:rsidRDefault="002433A1" w:rsidP="00070915">
      <w:pPr>
        <w:ind w:left="720"/>
        <w:rPr>
          <w:ins w:id="596" w:author="Chokka,Deepthi Tejaswani" w:date="2020-06-22T19:11:00Z"/>
          <w:rFonts w:ascii="Times New Roman" w:hAnsi="Times New Roman"/>
        </w:rPr>
      </w:pPr>
    </w:p>
    <w:p w:rsidR="002433A1" w:rsidRPr="00E0147F" w:rsidDel="00D60035" w:rsidRDefault="002433A1" w:rsidP="00070915">
      <w:pPr>
        <w:ind w:left="720"/>
        <w:rPr>
          <w:del w:id="597" w:author="Chokka,Deepthi Tejaswani" w:date="2020-06-29T11:00:00Z"/>
          <w:rFonts w:ascii="Times New Roman" w:hAnsi="Times New Roman"/>
        </w:rPr>
      </w:pPr>
    </w:p>
    <w:p w:rsidR="00070915" w:rsidRPr="00E0147F" w:rsidDel="00D60035" w:rsidRDefault="00070915" w:rsidP="00D60035">
      <w:pPr>
        <w:rPr>
          <w:del w:id="598" w:author="Chokka,Deepthi Tejaswani" w:date="2020-06-29T11:00:00Z"/>
          <w:rFonts w:ascii="Times New Roman" w:hAnsi="Times New Roman"/>
        </w:rPr>
        <w:pPrChange w:id="599" w:author="Chokka,Deepthi Tejaswani" w:date="2020-06-29T11:00:00Z">
          <w:pPr>
            <w:ind w:left="720"/>
          </w:pPr>
        </w:pPrChange>
      </w:pPr>
    </w:p>
    <w:p w:rsidR="00070915" w:rsidRPr="00E0147F" w:rsidRDefault="00070915" w:rsidP="00D60035">
      <w:pPr>
        <w:rPr>
          <w:rFonts w:ascii="Times New Roman" w:hAnsi="Times New Roman"/>
        </w:rPr>
        <w:pPrChange w:id="600" w:author="Chokka,Deepthi Tejaswani" w:date="2020-06-29T11:00:00Z">
          <w:pPr>
            <w:ind w:left="720"/>
          </w:pPr>
        </w:pPrChange>
      </w:pPr>
    </w:p>
    <w:p w:rsidR="005D75BA" w:rsidRPr="00E0147F" w:rsidRDefault="005D75BA" w:rsidP="00070915">
      <w:pPr>
        <w:pStyle w:val="Title"/>
        <w:jc w:val="left"/>
        <w:rPr>
          <w:rFonts w:ascii="Times New Roman" w:hAnsi="Times New Roman"/>
          <w:b w:val="0"/>
          <w:sz w:val="24"/>
        </w:rPr>
      </w:pPr>
    </w:p>
    <w:p w:rsidR="00070915" w:rsidRPr="00E0147F" w:rsidRDefault="00070915" w:rsidP="004B1E75">
      <w:pPr>
        <w:pStyle w:val="Heading1"/>
        <w:numPr>
          <w:ilvl w:val="1"/>
          <w:numId w:val="24"/>
        </w:numPr>
        <w:rPr>
          <w:rFonts w:ascii="Times New Roman" w:hAnsi="Times New Roman"/>
        </w:rPr>
      </w:pPr>
      <w:r w:rsidRPr="00E0147F">
        <w:rPr>
          <w:rFonts w:ascii="Times New Roman" w:hAnsi="Times New Roman"/>
        </w:rPr>
        <w:lastRenderedPageBreak/>
        <w:t>Use Cases</w:t>
      </w:r>
    </w:p>
    <w:p w:rsidR="00070915" w:rsidRPr="00E0147F" w:rsidRDefault="00070915" w:rsidP="00070915">
      <w:pPr>
        <w:rPr>
          <w:rFonts w:ascii="Times New Roman" w:hAnsi="Times New Roman"/>
        </w:rPr>
      </w:pPr>
    </w:p>
    <w:p w:rsidR="00070915" w:rsidRPr="00E0147F" w:rsidRDefault="00070915" w:rsidP="00070915">
      <w:pPr>
        <w:rPr>
          <w:rFonts w:ascii="Times New Roman" w:hAnsi="Times New Roman"/>
          <w:noProof/>
        </w:rPr>
      </w:pPr>
      <w:r w:rsidRPr="00E0147F">
        <w:rPr>
          <w:rFonts w:ascii="Times New Roman" w:hAnsi="Times New Roman"/>
          <w:noProof/>
        </w:rPr>
        <w:drawing>
          <wp:inline distT="0" distB="0" distL="0" distR="0">
            <wp:extent cx="5943600" cy="4295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070915" w:rsidRPr="00E0147F" w:rsidRDefault="00070915" w:rsidP="00070915">
      <w:pPr>
        <w:jc w:val="center"/>
        <w:rPr>
          <w:rFonts w:ascii="Times New Roman" w:hAnsi="Times New Roman"/>
        </w:rPr>
      </w:pPr>
      <w:r w:rsidRPr="00E0147F">
        <w:rPr>
          <w:rFonts w:ascii="Times New Roman" w:hAnsi="Times New Roman"/>
          <w:noProof/>
        </w:rPr>
        <w:t>The image reference is given in the references.</w:t>
      </w:r>
    </w:p>
    <w:p w:rsidR="00D416DC" w:rsidRDefault="00D416DC" w:rsidP="00070915">
      <w:pPr>
        <w:pStyle w:val="Title"/>
        <w:rPr>
          <w:rFonts w:ascii="Times New Roman" w:hAnsi="Times New Roman"/>
        </w:rPr>
      </w:pPr>
    </w:p>
    <w:p w:rsidR="001D7679" w:rsidRDefault="00070915" w:rsidP="001D7679">
      <w:pPr>
        <w:pStyle w:val="Title"/>
        <w:numPr>
          <w:ilvl w:val="1"/>
          <w:numId w:val="24"/>
        </w:numPr>
        <w:jc w:val="left"/>
        <w:rPr>
          <w:rFonts w:ascii="Times New Roman" w:hAnsi="Times New Roman"/>
        </w:rPr>
      </w:pPr>
      <w:r w:rsidRPr="00E0147F">
        <w:rPr>
          <w:rFonts w:ascii="Times New Roman" w:hAnsi="Times New Roman"/>
        </w:rPr>
        <w:br w:type="page"/>
      </w:r>
    </w:p>
    <w:p w:rsidR="00D416DC" w:rsidRDefault="00D416DC" w:rsidP="001B1926">
      <w:pPr>
        <w:pStyle w:val="Title"/>
        <w:numPr>
          <w:ilvl w:val="1"/>
          <w:numId w:val="24"/>
        </w:numPr>
        <w:jc w:val="left"/>
        <w:rPr>
          <w:ins w:id="601" w:author="Chokka,Deepthi Tejaswani" w:date="2020-06-20T22:17:00Z"/>
          <w:rFonts w:ascii="Times New Roman" w:hAnsi="Times New Roman"/>
        </w:rPr>
      </w:pPr>
      <w:r>
        <w:rPr>
          <w:rFonts w:ascii="Times New Roman" w:hAnsi="Times New Roman"/>
        </w:rPr>
        <w:lastRenderedPageBreak/>
        <w:t>N</w:t>
      </w:r>
      <w:r w:rsidR="0058387A">
        <w:rPr>
          <w:rFonts w:ascii="Times New Roman" w:hAnsi="Times New Roman"/>
        </w:rPr>
        <w:t>on- F</w:t>
      </w:r>
      <w:r>
        <w:rPr>
          <w:rFonts w:ascii="Times New Roman" w:hAnsi="Times New Roman"/>
        </w:rPr>
        <w:t>unctional Requirements</w:t>
      </w:r>
    </w:p>
    <w:p w:rsidR="009F30D8" w:rsidRDefault="009F30D8">
      <w:pPr>
        <w:pStyle w:val="Title"/>
        <w:jc w:val="left"/>
        <w:rPr>
          <w:rFonts w:ascii="Times New Roman" w:hAnsi="Times New Roman"/>
        </w:rPr>
        <w:pPrChange w:id="602" w:author="Chokka,Deepthi Tejaswani" w:date="2020-06-20T22:17:00Z">
          <w:pPr>
            <w:pStyle w:val="Title"/>
            <w:numPr>
              <w:ilvl w:val="1"/>
              <w:numId w:val="24"/>
            </w:numPr>
            <w:ind w:left="1440" w:hanging="720"/>
            <w:jc w:val="left"/>
          </w:pPr>
        </w:pPrChange>
      </w:pPr>
    </w:p>
    <w:p w:rsidR="0058387A" w:rsidRDefault="0058387A" w:rsidP="001B1926">
      <w:pPr>
        <w:pStyle w:val="Title"/>
        <w:ind w:left="720"/>
        <w:jc w:val="left"/>
        <w:rPr>
          <w:rFonts w:ascii="Times New Roman" w:hAnsi="Times New Roman"/>
          <w:b w:val="0"/>
          <w:sz w:val="24"/>
          <w:szCs w:val="24"/>
        </w:rPr>
      </w:pPr>
      <w:r w:rsidRPr="001D7679">
        <w:rPr>
          <w:rFonts w:ascii="Times New Roman" w:hAnsi="Times New Roman"/>
          <w:b w:val="0"/>
          <w:sz w:val="24"/>
          <w:szCs w:val="24"/>
        </w:rPr>
        <w:t>A non-functional requirement is a requirement that specifies criteria that can be used to judge the operation of a system, rather than specific behavior. This should be contrasted with functional requirements that define specific behavior or functions. In general, functional requirements define what a system is supposed to do whereas non-functional requirements define how a system is supposed to be.</w:t>
      </w:r>
    </w:p>
    <w:p w:rsidR="001B1926" w:rsidRPr="001D7679" w:rsidRDefault="001B1926" w:rsidP="0058387A">
      <w:pPr>
        <w:pStyle w:val="Title"/>
        <w:ind w:left="1440"/>
        <w:jc w:val="left"/>
        <w:rPr>
          <w:rFonts w:ascii="Times New Roman" w:hAnsi="Times New Roman"/>
          <w:b w:val="0"/>
          <w:sz w:val="24"/>
          <w:szCs w:val="24"/>
        </w:rPr>
      </w:pPr>
    </w:p>
    <w:p w:rsidR="001D7679" w:rsidRDefault="0058387A" w:rsidP="001D7679">
      <w:pPr>
        <w:pStyle w:val="ListParagraph"/>
        <w:numPr>
          <w:ilvl w:val="2"/>
          <w:numId w:val="28"/>
        </w:numPr>
        <w:spacing w:after="160" w:line="259" w:lineRule="auto"/>
        <w:rPr>
          <w:rFonts w:ascii="Times New Roman" w:hAnsi="Times New Roman"/>
        </w:rPr>
      </w:pPr>
      <w:r w:rsidRPr="001D7679">
        <w:rPr>
          <w:rFonts w:ascii="Times New Roman" w:hAnsi="Times New Roman"/>
          <w:b/>
        </w:rPr>
        <w:t>Performance requirements</w:t>
      </w:r>
      <w:r w:rsidR="001D7679">
        <w:rPr>
          <w:rFonts w:ascii="Times New Roman" w:hAnsi="Times New Roman"/>
          <w:b/>
        </w:rPr>
        <w:t>:</w:t>
      </w:r>
      <w:r w:rsidRPr="001D7679">
        <w:rPr>
          <w:rFonts w:ascii="Times New Roman" w:hAnsi="Times New Roman"/>
        </w:rPr>
        <w:t xml:space="preserve"> </w:t>
      </w:r>
    </w:p>
    <w:p w:rsidR="0058387A" w:rsidRPr="001D7679" w:rsidRDefault="001D7679" w:rsidP="001D7679">
      <w:pPr>
        <w:pStyle w:val="ListParagraph"/>
        <w:spacing w:after="160" w:line="259" w:lineRule="auto"/>
        <w:ind w:left="1944"/>
        <w:rPr>
          <w:rFonts w:ascii="Times New Roman" w:hAnsi="Times New Roman"/>
        </w:rPr>
      </w:pPr>
      <w:r>
        <w:rPr>
          <w:rFonts w:ascii="Times New Roman" w:hAnsi="Times New Roman"/>
        </w:rPr>
        <w:t>T</w:t>
      </w:r>
      <w:r w:rsidRPr="001D7679">
        <w:rPr>
          <w:rFonts w:ascii="Times New Roman" w:hAnsi="Times New Roman"/>
        </w:rPr>
        <w:t>he</w:t>
      </w:r>
      <w:r w:rsidR="0058387A" w:rsidRPr="001D7679">
        <w:rPr>
          <w:rFonts w:ascii="Times New Roman" w:hAnsi="Times New Roman"/>
        </w:rPr>
        <w:t xml:space="preserve"> mobile application will be developed using Android Studio which will, thanks to the good algorithms that will be used, guarantee a high execution speed and a minimized response time.</w:t>
      </w:r>
    </w:p>
    <w:p w:rsidR="001D7679" w:rsidRPr="001D7679" w:rsidRDefault="0058387A" w:rsidP="001D7679">
      <w:pPr>
        <w:pStyle w:val="ListParagraph"/>
        <w:numPr>
          <w:ilvl w:val="2"/>
          <w:numId w:val="28"/>
        </w:numPr>
        <w:spacing w:after="160" w:line="259" w:lineRule="auto"/>
        <w:rPr>
          <w:rFonts w:ascii="Times New Roman" w:hAnsi="Times New Roman"/>
        </w:rPr>
      </w:pPr>
      <w:r w:rsidRPr="001D7679">
        <w:rPr>
          <w:rFonts w:ascii="Times New Roman" w:hAnsi="Times New Roman"/>
          <w:b/>
        </w:rPr>
        <w:t>Reliability</w:t>
      </w:r>
      <w:r w:rsidR="001D7679" w:rsidRPr="001D7679">
        <w:rPr>
          <w:rFonts w:ascii="Times New Roman" w:hAnsi="Times New Roman"/>
          <w:b/>
        </w:rPr>
        <w:t xml:space="preserve"> requirements</w:t>
      </w:r>
      <w:r w:rsidRPr="001D7679">
        <w:rPr>
          <w:rFonts w:ascii="Times New Roman" w:hAnsi="Times New Roman"/>
          <w:b/>
        </w:rPr>
        <w:t>:</w:t>
      </w:r>
      <w:r w:rsidRPr="001D7679">
        <w:rPr>
          <w:rFonts w:ascii="Times New Roman" w:hAnsi="Times New Roman"/>
          <w:b/>
          <w:bCs/>
          <w:color w:val="222222"/>
          <w:shd w:val="clear" w:color="auto" w:fill="FFFFFF"/>
        </w:rPr>
        <w:t xml:space="preserve"> </w:t>
      </w:r>
    </w:p>
    <w:p w:rsidR="0058387A" w:rsidRPr="001D7679" w:rsidRDefault="0058387A" w:rsidP="001D7679">
      <w:pPr>
        <w:pStyle w:val="ListParagraph"/>
        <w:spacing w:after="160" w:line="259" w:lineRule="auto"/>
        <w:ind w:left="1944"/>
        <w:rPr>
          <w:rFonts w:ascii="Times New Roman" w:hAnsi="Times New Roman"/>
        </w:rPr>
      </w:pPr>
      <w:r w:rsidRPr="001D7679">
        <w:rPr>
          <w:rFonts w:ascii="Times New Roman" w:hAnsi="Times New Roman"/>
          <w:bCs/>
          <w:color w:val="222222"/>
          <w:shd w:val="clear" w:color="auto" w:fill="FFFFFF"/>
        </w:rPr>
        <w:t>Reliability</w:t>
      </w:r>
      <w:r w:rsidRPr="001D7679">
        <w:rPr>
          <w:rFonts w:ascii="Times New Roman" w:hAnsi="Times New Roman"/>
          <w:color w:val="222222"/>
          <w:shd w:val="clear" w:color="auto" w:fill="FFFFFF"/>
        </w:rPr>
        <w:t> refers to the probability and or the likelihood that a given product will perform in the way and or manner it was intended to perform in the efforts that have been deemed required of that given product within or under a specific period of time required.</w:t>
      </w:r>
    </w:p>
    <w:p w:rsidR="001D7679" w:rsidRPr="001D7679" w:rsidRDefault="0058387A" w:rsidP="001D7679">
      <w:pPr>
        <w:pStyle w:val="ListParagraph"/>
        <w:numPr>
          <w:ilvl w:val="2"/>
          <w:numId w:val="28"/>
        </w:numPr>
        <w:pBdr>
          <w:top w:val="nil"/>
          <w:left w:val="nil"/>
          <w:bottom w:val="nil"/>
          <w:right w:val="nil"/>
          <w:between w:val="nil"/>
          <w:bar w:val="nil"/>
        </w:pBdr>
        <w:spacing w:after="160" w:line="259" w:lineRule="auto"/>
        <w:rPr>
          <w:rFonts w:ascii="Times New Roman" w:eastAsia="Times New Roman" w:hAnsi="Times New Roman"/>
        </w:rPr>
      </w:pPr>
      <w:r w:rsidRPr="001D7679">
        <w:rPr>
          <w:rFonts w:ascii="Times New Roman" w:hAnsi="Times New Roman"/>
          <w:b/>
        </w:rPr>
        <w:t>Availability Requirements:</w:t>
      </w:r>
      <w:r w:rsidRPr="001D7679">
        <w:rPr>
          <w:rFonts w:ascii="Times New Roman" w:hAnsi="Times New Roman"/>
        </w:rPr>
        <w:t xml:space="preserve"> </w:t>
      </w:r>
    </w:p>
    <w:p w:rsidR="001B1926" w:rsidRDefault="0058387A" w:rsidP="001B1926">
      <w:pPr>
        <w:pStyle w:val="ListParagraph"/>
        <w:pBdr>
          <w:top w:val="nil"/>
          <w:left w:val="nil"/>
          <w:bottom w:val="nil"/>
          <w:right w:val="nil"/>
          <w:between w:val="nil"/>
          <w:bar w:val="nil"/>
        </w:pBdr>
        <w:spacing w:after="160" w:line="259" w:lineRule="auto"/>
        <w:ind w:left="1944"/>
        <w:rPr>
          <w:rFonts w:ascii="Times New Roman" w:hAnsi="Times New Roman"/>
        </w:rPr>
      </w:pPr>
      <w:r w:rsidRPr="001D7679">
        <w:rPr>
          <w:rFonts w:ascii="Times New Roman" w:hAnsi="Times New Roman"/>
        </w:rPr>
        <w:t>The system must be always available for use. Except for special cases (in case of backup), it will announced beforehand through push notifications.</w:t>
      </w:r>
    </w:p>
    <w:p w:rsidR="001B1926" w:rsidRDefault="001B1926" w:rsidP="001B1926">
      <w:pPr>
        <w:pStyle w:val="ListParagraph"/>
        <w:numPr>
          <w:ilvl w:val="2"/>
          <w:numId w:val="28"/>
        </w:numPr>
        <w:pBdr>
          <w:top w:val="nil"/>
          <w:left w:val="nil"/>
          <w:bottom w:val="nil"/>
          <w:right w:val="nil"/>
          <w:between w:val="nil"/>
          <w:bar w:val="nil"/>
        </w:pBdr>
        <w:spacing w:after="160" w:line="259" w:lineRule="auto"/>
        <w:rPr>
          <w:rFonts w:ascii="Times New Roman" w:hAnsi="Times New Roman"/>
        </w:rPr>
      </w:pPr>
      <w:r w:rsidRPr="001B1926">
        <w:rPr>
          <w:rFonts w:ascii="Times New Roman" w:hAnsi="Times New Roman"/>
          <w:b/>
        </w:rPr>
        <w:t>Security R</w:t>
      </w:r>
      <w:r w:rsidR="0058387A" w:rsidRPr="001B1926">
        <w:rPr>
          <w:rFonts w:ascii="Times New Roman" w:hAnsi="Times New Roman"/>
          <w:b/>
        </w:rPr>
        <w:t>equirements:</w:t>
      </w:r>
      <w:r w:rsidR="0058387A" w:rsidRPr="001B1926">
        <w:rPr>
          <w:rFonts w:ascii="Times New Roman" w:hAnsi="Times New Roman"/>
        </w:rPr>
        <w:t xml:space="preserve"> </w:t>
      </w:r>
    </w:p>
    <w:p w:rsidR="001B1926" w:rsidRPr="001B1926" w:rsidRDefault="0058387A" w:rsidP="001B1926">
      <w:pPr>
        <w:pStyle w:val="ListParagraph"/>
        <w:pBdr>
          <w:top w:val="nil"/>
          <w:left w:val="nil"/>
          <w:bottom w:val="nil"/>
          <w:right w:val="nil"/>
          <w:between w:val="nil"/>
          <w:bar w:val="nil"/>
        </w:pBdr>
        <w:spacing w:after="160" w:line="259" w:lineRule="auto"/>
        <w:ind w:left="1944"/>
        <w:rPr>
          <w:rFonts w:ascii="Times New Roman" w:hAnsi="Times New Roman"/>
        </w:rPr>
      </w:pPr>
      <w:r w:rsidRPr="001B1926">
        <w:rPr>
          <w:rFonts w:ascii="Times New Roman" w:hAnsi="Times New Roman"/>
        </w:rPr>
        <w:t xml:space="preserve">The application must be very secure because it deals with the private information of the users. This should be performed using the right encryption of data only accessed by the administrator. More than that, the system must follow these main security rules: Confidentiality: Only the admin has access to user personal info and </w:t>
      </w:r>
      <w:r w:rsidR="001B1926" w:rsidRPr="001B1926">
        <w:rPr>
          <w:rFonts w:ascii="Times New Roman" w:hAnsi="Times New Roman"/>
        </w:rPr>
        <w:t>orders. Integrity</w:t>
      </w:r>
      <w:r w:rsidRPr="001B1926">
        <w:rPr>
          <w:rFonts w:ascii="Times New Roman" w:hAnsi="Times New Roman"/>
        </w:rPr>
        <w:t>: Only the users can modify their personal info. Authenticity: No one can access, modify or delete other accounts’ information.</w:t>
      </w:r>
    </w:p>
    <w:p w:rsidR="001B1926" w:rsidRDefault="0058387A" w:rsidP="001B1926">
      <w:pPr>
        <w:pStyle w:val="ListParagraph"/>
        <w:numPr>
          <w:ilvl w:val="2"/>
          <w:numId w:val="28"/>
        </w:numPr>
        <w:pBdr>
          <w:top w:val="nil"/>
          <w:left w:val="nil"/>
          <w:bottom w:val="nil"/>
          <w:right w:val="nil"/>
          <w:between w:val="nil"/>
          <w:bar w:val="nil"/>
        </w:pBdr>
        <w:spacing w:after="160" w:line="259" w:lineRule="auto"/>
        <w:rPr>
          <w:rFonts w:ascii="Times New Roman" w:hAnsi="Times New Roman"/>
        </w:rPr>
      </w:pPr>
      <w:r w:rsidRPr="001D7679">
        <w:rPr>
          <w:rFonts w:ascii="Times New Roman" w:hAnsi="Times New Roman"/>
          <w:b/>
        </w:rPr>
        <w:t>Portability</w:t>
      </w:r>
      <w:r w:rsidR="001D7679" w:rsidRPr="001D7679">
        <w:rPr>
          <w:rFonts w:ascii="Times New Roman" w:hAnsi="Times New Roman"/>
          <w:b/>
        </w:rPr>
        <w:t xml:space="preserve"> Requirements:</w:t>
      </w:r>
      <w:r w:rsidR="001D7679" w:rsidRPr="001D7679">
        <w:rPr>
          <w:rFonts w:ascii="Times New Roman" w:hAnsi="Times New Roman"/>
        </w:rPr>
        <w:t xml:space="preserve"> </w:t>
      </w:r>
    </w:p>
    <w:p w:rsidR="0058387A" w:rsidRPr="001B1926" w:rsidRDefault="001D7679" w:rsidP="001B1926">
      <w:pPr>
        <w:pStyle w:val="ListParagraph"/>
        <w:pBdr>
          <w:top w:val="nil"/>
          <w:left w:val="nil"/>
          <w:bottom w:val="nil"/>
          <w:right w:val="nil"/>
          <w:between w:val="nil"/>
          <w:bar w:val="nil"/>
        </w:pBdr>
        <w:spacing w:after="160" w:line="259" w:lineRule="auto"/>
        <w:ind w:left="1944"/>
        <w:rPr>
          <w:rFonts w:ascii="Times New Roman" w:hAnsi="Times New Roman"/>
        </w:rPr>
      </w:pPr>
      <w:r w:rsidRPr="001D7679">
        <w:rPr>
          <w:rFonts w:ascii="Times New Roman" w:hAnsi="Times New Roman"/>
        </w:rPr>
        <w:t>Portability</w:t>
      </w:r>
      <w:r w:rsidR="0058387A" w:rsidRPr="001D7679">
        <w:rPr>
          <w:rFonts w:ascii="Times New Roman" w:hAnsi="Times New Roman"/>
        </w:rPr>
        <w:t xml:space="preserve"> specifies the ease with which the software can be installed on all necessary platforms, and the platforms on which it is expected to run. By using appropriate server versions released for different platforms our project can be easily operated on any operating system, hence can be said highly portable.</w:t>
      </w:r>
    </w:p>
    <w:p w:rsidR="0058387A" w:rsidRDefault="0058387A" w:rsidP="0058387A">
      <w:pPr>
        <w:pStyle w:val="Title"/>
        <w:ind w:left="1440"/>
        <w:jc w:val="left"/>
        <w:rPr>
          <w:rFonts w:ascii="Times New Roman" w:hAnsi="Times New Roman"/>
        </w:rPr>
      </w:pPr>
    </w:p>
    <w:p w:rsidR="0058387A" w:rsidRDefault="0058387A" w:rsidP="0058387A">
      <w:pPr>
        <w:pStyle w:val="Title"/>
        <w:ind w:left="1440"/>
        <w:jc w:val="left"/>
        <w:rPr>
          <w:rFonts w:ascii="Times New Roman" w:hAnsi="Times New Roman"/>
        </w:rPr>
      </w:pPr>
    </w:p>
    <w:p w:rsidR="00D416DC" w:rsidRDefault="00D416DC" w:rsidP="00D416DC">
      <w:pPr>
        <w:pStyle w:val="Title"/>
        <w:ind w:left="1440"/>
        <w:jc w:val="left"/>
        <w:rPr>
          <w:rFonts w:ascii="Times New Roman" w:hAnsi="Times New Roman"/>
        </w:rPr>
      </w:pPr>
    </w:p>
    <w:p w:rsidR="00D416DC" w:rsidRPr="00E0147F" w:rsidRDefault="00D416DC" w:rsidP="00D416DC">
      <w:pPr>
        <w:pStyle w:val="Title"/>
        <w:ind w:left="1440"/>
        <w:jc w:val="left"/>
        <w:rPr>
          <w:rStyle w:val="Strong"/>
          <w:rFonts w:ascii="Times New Roman" w:hAnsi="Times New Roman"/>
        </w:rPr>
      </w:pPr>
    </w:p>
    <w:p w:rsidR="008D568F" w:rsidRPr="00E0147F" w:rsidRDefault="008D568F" w:rsidP="008D568F">
      <w:pPr>
        <w:pStyle w:val="Title"/>
        <w:rPr>
          <w:rFonts w:ascii="Times New Roman" w:hAnsi="Times New Roman"/>
        </w:rPr>
      </w:pPr>
      <w:r w:rsidRPr="00E0147F">
        <w:rPr>
          <w:rFonts w:ascii="Times New Roman" w:hAnsi="Times New Roman"/>
        </w:rPr>
        <w:t xml:space="preserve">4. </w:t>
      </w:r>
      <w:del w:id="603" w:author="Chokka,Deepthi Tejaswani" w:date="2020-06-28T20:01:00Z">
        <w:r w:rsidRPr="00E0147F" w:rsidDel="00AC1FF6">
          <w:rPr>
            <w:rFonts w:ascii="Times New Roman" w:hAnsi="Times New Roman"/>
          </w:rPr>
          <w:delText>Design</w:delText>
        </w:r>
      </w:del>
      <w:ins w:id="604" w:author="Chokka,Deepthi Tejaswani" w:date="2020-06-29T10:59:00Z">
        <w:r w:rsidR="00D60035">
          <w:rPr>
            <w:rFonts w:ascii="Times New Roman" w:hAnsi="Times New Roman"/>
          </w:rPr>
          <w:t>Design</w:t>
        </w:r>
      </w:ins>
    </w:p>
    <w:p w:rsidR="008D568F" w:rsidRDefault="008D568F" w:rsidP="008D568F">
      <w:pPr>
        <w:pStyle w:val="Heading1"/>
        <w:rPr>
          <w:rFonts w:ascii="Times New Roman" w:hAnsi="Times New Roman"/>
        </w:rPr>
      </w:pPr>
      <w:r w:rsidRPr="00E0147F">
        <w:rPr>
          <w:rFonts w:ascii="Times New Roman" w:hAnsi="Times New Roman"/>
        </w:rPr>
        <w:t>4.1. ER diagram</w:t>
      </w:r>
      <w:r w:rsidR="005D75BA">
        <w:rPr>
          <w:rFonts w:ascii="Times New Roman" w:hAnsi="Times New Roman"/>
        </w:rPr>
        <w:t>:</w:t>
      </w:r>
    </w:p>
    <w:p w:rsidR="005D75BA" w:rsidRPr="00E0147F" w:rsidRDefault="005D75BA" w:rsidP="005D75BA">
      <w:pPr>
        <w:ind w:left="180"/>
        <w:rPr>
          <w:rFonts w:ascii="Times New Roman" w:hAnsi="Times New Roman"/>
        </w:rPr>
      </w:pPr>
      <w:r>
        <w:rPr>
          <w:rFonts w:ascii="Times New Roman" w:hAnsi="Times New Roman"/>
        </w:rPr>
        <w:tab/>
      </w:r>
      <w:r>
        <w:rPr>
          <w:rFonts w:ascii="Times New Roman" w:hAnsi="Times New Roman"/>
        </w:rPr>
        <w:tab/>
      </w:r>
      <w:r w:rsidRPr="00E0147F">
        <w:rPr>
          <w:rFonts w:ascii="Times New Roman" w:hAnsi="Times New Roman"/>
        </w:rPr>
        <w:t>For this app we ne</w:t>
      </w:r>
      <w:r>
        <w:rPr>
          <w:rFonts w:ascii="Times New Roman" w:hAnsi="Times New Roman"/>
        </w:rPr>
        <w:t>ed to store admin information, product information, c</w:t>
      </w:r>
      <w:r w:rsidRPr="00E0147F">
        <w:rPr>
          <w:rFonts w:ascii="Times New Roman" w:hAnsi="Times New Roman"/>
        </w:rPr>
        <w:t xml:space="preserve">ustomer information, </w:t>
      </w:r>
      <w:r>
        <w:rPr>
          <w:rFonts w:ascii="Times New Roman" w:hAnsi="Times New Roman"/>
        </w:rPr>
        <w:t>order information, p</w:t>
      </w:r>
      <w:r w:rsidRPr="00E0147F">
        <w:rPr>
          <w:rFonts w:ascii="Times New Roman" w:hAnsi="Times New Roman"/>
        </w:rPr>
        <w:t>ayment information. Admin Table contains all the employees who has right to edit the</w:t>
      </w:r>
      <w:r w:rsidR="003A40D1">
        <w:rPr>
          <w:rFonts w:ascii="Times New Roman" w:hAnsi="Times New Roman"/>
        </w:rPr>
        <w:t xml:space="preserve"> website information. Customer t</w:t>
      </w:r>
      <w:r w:rsidRPr="00E0147F">
        <w:rPr>
          <w:rFonts w:ascii="Times New Roman" w:hAnsi="Times New Roman"/>
        </w:rPr>
        <w:t>able contains all the</w:t>
      </w:r>
      <w:r w:rsidR="003A40D1">
        <w:rPr>
          <w:rFonts w:ascii="Times New Roman" w:hAnsi="Times New Roman"/>
        </w:rPr>
        <w:t xml:space="preserve"> </w:t>
      </w:r>
      <w:del w:id="605" w:author="Chokka,Deepthi Tejaswani" w:date="2020-06-20T22:17:00Z">
        <w:r w:rsidR="003A40D1" w:rsidDel="009F30D8">
          <w:rPr>
            <w:rFonts w:ascii="Times New Roman" w:hAnsi="Times New Roman"/>
          </w:rPr>
          <w:delText>necesary</w:delText>
        </w:r>
      </w:del>
      <w:ins w:id="606" w:author="Chokka,Deepthi Tejaswani" w:date="2020-06-20T22:17:00Z">
        <w:r w:rsidR="009F30D8">
          <w:rPr>
            <w:rFonts w:ascii="Times New Roman" w:hAnsi="Times New Roman"/>
          </w:rPr>
          <w:t>necessary</w:t>
        </w:r>
      </w:ins>
      <w:r w:rsidRPr="00E0147F">
        <w:rPr>
          <w:rFonts w:ascii="Times New Roman" w:hAnsi="Times New Roman"/>
        </w:rPr>
        <w:t xml:space="preserve"> inform</w:t>
      </w:r>
      <w:r w:rsidR="003A40D1">
        <w:rPr>
          <w:rFonts w:ascii="Times New Roman" w:hAnsi="Times New Roman"/>
        </w:rPr>
        <w:t>ation of</w:t>
      </w:r>
      <w:r w:rsidRPr="00E0147F">
        <w:rPr>
          <w:rFonts w:ascii="Times New Roman" w:hAnsi="Times New Roman"/>
        </w:rPr>
        <w:t xml:space="preserve"> customer. We can back track the payment and order information by placing CheckNum and Order ID in the customer table.</w:t>
      </w:r>
    </w:p>
    <w:p w:rsidR="005D75BA" w:rsidRPr="00E0147F" w:rsidRDefault="005D75BA" w:rsidP="005D75BA">
      <w:pPr>
        <w:ind w:left="180"/>
        <w:rPr>
          <w:rFonts w:ascii="Times New Roman" w:hAnsi="Times New Roman"/>
        </w:rPr>
      </w:pPr>
      <w:r>
        <w:rPr>
          <w:rFonts w:ascii="Times New Roman" w:hAnsi="Times New Roman"/>
        </w:rPr>
        <w:tab/>
      </w:r>
      <w:r>
        <w:rPr>
          <w:rFonts w:ascii="Times New Roman" w:hAnsi="Times New Roman"/>
        </w:rPr>
        <w:tab/>
      </w:r>
      <w:r w:rsidRPr="00E0147F">
        <w:rPr>
          <w:rFonts w:ascii="Times New Roman" w:hAnsi="Times New Roman"/>
        </w:rPr>
        <w:t>All the products in the website will be there in the product table. Product table contain attributes ID, SKU, Name, Price, Weight, Qty, Image, Description. Order_Product contains orderID and productID. So that we can tract both order information and product information. Order table contains order id and customer ID. So, we track which customer has which order.</w:t>
      </w:r>
    </w:p>
    <w:p w:rsidR="005D75BA" w:rsidRPr="005D75BA" w:rsidRDefault="005D75BA" w:rsidP="005D75BA"/>
    <w:p w:rsidR="008D568F" w:rsidRPr="00E0147F" w:rsidRDefault="008D568F" w:rsidP="008D568F">
      <w:pPr>
        <w:rPr>
          <w:rFonts w:ascii="Times New Roman" w:hAnsi="Times New Roman"/>
        </w:rPr>
      </w:pPr>
    </w:p>
    <w:p w:rsidR="008D568F" w:rsidRPr="00E0147F" w:rsidRDefault="008D568F" w:rsidP="008D568F">
      <w:pPr>
        <w:pStyle w:val="Heading2"/>
        <w:rPr>
          <w:rFonts w:ascii="Times New Roman" w:hAnsi="Times New Roman" w:cs="Times New Roman"/>
        </w:rPr>
      </w:pPr>
      <w:r w:rsidRPr="00E0147F">
        <w:rPr>
          <w:rFonts w:ascii="Times New Roman" w:hAnsi="Times New Roman" w:cs="Times New Roman"/>
          <w:noProof/>
        </w:rPr>
        <w:drawing>
          <wp:inline distT="0" distB="0" distL="0" distR="0">
            <wp:extent cx="6334125" cy="4895850"/>
            <wp:effectExtent l="0" t="0" r="9525" b="0"/>
            <wp:docPr id="2" name="Picture 2" descr="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4125" cy="4895850"/>
                    </a:xfrm>
                    <a:prstGeom prst="rect">
                      <a:avLst/>
                    </a:prstGeom>
                    <a:noFill/>
                    <a:ln>
                      <a:noFill/>
                    </a:ln>
                  </pic:spPr>
                </pic:pic>
              </a:graphicData>
            </a:graphic>
          </wp:inline>
        </w:drawing>
      </w:r>
    </w:p>
    <w:p w:rsidR="008D568F" w:rsidRPr="00E0147F" w:rsidRDefault="008D568F" w:rsidP="008D568F">
      <w:pPr>
        <w:rPr>
          <w:rFonts w:ascii="Times New Roman" w:hAnsi="Times New Roman"/>
        </w:rPr>
      </w:pPr>
    </w:p>
    <w:p w:rsidR="008D568F" w:rsidRPr="00E0147F" w:rsidDel="00D60035" w:rsidRDefault="008D568F" w:rsidP="008D568F">
      <w:pPr>
        <w:rPr>
          <w:del w:id="607" w:author="Chokka,Deepthi Tejaswani" w:date="2020-06-29T11:00:00Z"/>
          <w:rFonts w:ascii="Times New Roman" w:hAnsi="Times New Roman"/>
        </w:rPr>
      </w:pPr>
    </w:p>
    <w:p w:rsidR="008D568F" w:rsidRPr="00E0147F" w:rsidDel="00D60035" w:rsidRDefault="008D568F" w:rsidP="008D568F">
      <w:pPr>
        <w:rPr>
          <w:del w:id="608" w:author="Chokka,Deepthi Tejaswani" w:date="2020-06-29T11:00:00Z"/>
          <w:rFonts w:ascii="Times New Roman" w:hAnsi="Times New Roman"/>
        </w:rPr>
      </w:pPr>
    </w:p>
    <w:p w:rsidR="005C16EE" w:rsidRPr="00E0147F" w:rsidDel="00D60035" w:rsidRDefault="005C16EE" w:rsidP="005C16EE">
      <w:pPr>
        <w:pStyle w:val="Title"/>
        <w:rPr>
          <w:del w:id="609" w:author="Chokka,Deepthi Tejaswani" w:date="2020-06-29T11:00:00Z"/>
          <w:rStyle w:val="Strong"/>
          <w:rFonts w:ascii="Times New Roman" w:hAnsi="Times New Roman"/>
        </w:rPr>
      </w:pPr>
    </w:p>
    <w:p w:rsidR="005C16EE" w:rsidRPr="00E0147F" w:rsidRDefault="005C16EE" w:rsidP="005C16EE">
      <w:pPr>
        <w:pStyle w:val="Title"/>
        <w:jc w:val="left"/>
        <w:rPr>
          <w:rStyle w:val="Strong"/>
          <w:rFonts w:ascii="Times New Roman" w:hAnsi="Times New Roman"/>
        </w:rPr>
      </w:pPr>
    </w:p>
    <w:p w:rsidR="00490B7C" w:rsidRPr="00E0147F" w:rsidRDefault="00490B7C" w:rsidP="00490B7C">
      <w:pPr>
        <w:pStyle w:val="Heading1"/>
        <w:rPr>
          <w:rFonts w:ascii="Times New Roman" w:hAnsi="Times New Roman"/>
        </w:rPr>
      </w:pPr>
      <w:r w:rsidRPr="00E0147F">
        <w:rPr>
          <w:rFonts w:ascii="Times New Roman" w:hAnsi="Times New Roman"/>
        </w:rPr>
        <w:lastRenderedPageBreak/>
        <w:t>4.2. GUI</w:t>
      </w:r>
    </w:p>
    <w:p w:rsidR="00490B7C" w:rsidRPr="00E0147F" w:rsidRDefault="00490B7C" w:rsidP="00490B7C">
      <w:pPr>
        <w:pStyle w:val="Heading1"/>
        <w:rPr>
          <w:rFonts w:ascii="Times New Roman" w:hAnsi="Times New Roman"/>
        </w:rPr>
      </w:pPr>
      <w:r w:rsidRPr="00E0147F">
        <w:rPr>
          <w:rFonts w:ascii="Times New Roman" w:hAnsi="Times New Roman"/>
        </w:rPr>
        <w:t>Customer’s Flow:</w:t>
      </w:r>
    </w:p>
    <w:p w:rsidR="00490B7C" w:rsidRPr="00E0147F" w:rsidRDefault="00490B7C" w:rsidP="00490B7C">
      <w:pPr>
        <w:rPr>
          <w:rFonts w:ascii="Times New Roman" w:hAnsi="Times New Roman"/>
        </w:rPr>
      </w:pPr>
      <w:r w:rsidRPr="00E0147F">
        <w:rPr>
          <w:rFonts w:ascii="Times New Roman" w:hAnsi="Times New Roman"/>
          <w:noProof/>
        </w:rPr>
        <w:drawing>
          <wp:inline distT="0" distB="0" distL="0" distR="0">
            <wp:extent cx="6696075" cy="6553200"/>
            <wp:effectExtent l="0" t="0" r="9525" b="0"/>
            <wp:docPr id="4" name="Picture 4" descr="Untitle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96075" cy="6553200"/>
                    </a:xfrm>
                    <a:prstGeom prst="rect">
                      <a:avLst/>
                    </a:prstGeom>
                    <a:noFill/>
                    <a:ln>
                      <a:noFill/>
                    </a:ln>
                  </pic:spPr>
                </pic:pic>
              </a:graphicData>
            </a:graphic>
          </wp:inline>
        </w:drawing>
      </w:r>
    </w:p>
    <w:p w:rsidR="00490B7C" w:rsidRPr="00E0147F" w:rsidRDefault="00490B7C" w:rsidP="00490B7C">
      <w:pPr>
        <w:rPr>
          <w:rFonts w:ascii="Times New Roman" w:hAnsi="Times New Roman"/>
        </w:rPr>
      </w:pPr>
    </w:p>
    <w:p w:rsidR="00490B7C" w:rsidRPr="00E0147F" w:rsidRDefault="00490B7C" w:rsidP="00490B7C">
      <w:pPr>
        <w:rPr>
          <w:rFonts w:ascii="Times New Roman" w:hAnsi="Times New Roman"/>
        </w:rPr>
      </w:pPr>
    </w:p>
    <w:p w:rsidR="00490B7C" w:rsidRPr="00E0147F" w:rsidRDefault="00490B7C" w:rsidP="00490B7C">
      <w:pPr>
        <w:rPr>
          <w:rFonts w:ascii="Times New Roman" w:hAnsi="Times New Roman"/>
        </w:rPr>
      </w:pPr>
    </w:p>
    <w:p w:rsidR="00490B7C" w:rsidRPr="00E0147F" w:rsidRDefault="00490B7C" w:rsidP="00490B7C">
      <w:pPr>
        <w:rPr>
          <w:rFonts w:ascii="Times New Roman" w:hAnsi="Times New Roman"/>
        </w:rPr>
      </w:pPr>
    </w:p>
    <w:p w:rsidR="00490B7C" w:rsidRPr="00E0147F" w:rsidRDefault="00490B7C" w:rsidP="00490B7C">
      <w:pPr>
        <w:pStyle w:val="Heading1"/>
        <w:rPr>
          <w:rFonts w:ascii="Times New Roman" w:hAnsi="Times New Roman"/>
        </w:rPr>
      </w:pPr>
      <w:r w:rsidRPr="00E0147F">
        <w:rPr>
          <w:rFonts w:ascii="Times New Roman" w:hAnsi="Times New Roman"/>
        </w:rPr>
        <w:lastRenderedPageBreak/>
        <w:t>Admin’s Flow</w:t>
      </w:r>
    </w:p>
    <w:p w:rsidR="00490B7C" w:rsidRPr="00E0147F" w:rsidRDefault="00490B7C" w:rsidP="00490B7C">
      <w:pPr>
        <w:rPr>
          <w:rFonts w:ascii="Times New Roman" w:hAnsi="Times New Roman"/>
        </w:rPr>
      </w:pPr>
    </w:p>
    <w:p w:rsidR="00490B7C" w:rsidRPr="00E0147F" w:rsidRDefault="00490B7C" w:rsidP="00490B7C">
      <w:pPr>
        <w:rPr>
          <w:rFonts w:ascii="Times New Roman" w:hAnsi="Times New Roman"/>
        </w:rPr>
      </w:pPr>
      <w:r w:rsidRPr="00E0147F">
        <w:rPr>
          <w:rFonts w:ascii="Times New Roman" w:hAnsi="Times New Roman"/>
          <w:noProof/>
        </w:rPr>
        <w:drawing>
          <wp:inline distT="0" distB="0" distL="0" distR="0">
            <wp:extent cx="6591300" cy="5857875"/>
            <wp:effectExtent l="0" t="0" r="0" b="9525"/>
            <wp:docPr id="3" name="Picture 3"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1300" cy="5857875"/>
                    </a:xfrm>
                    <a:prstGeom prst="rect">
                      <a:avLst/>
                    </a:prstGeom>
                    <a:noFill/>
                    <a:ln>
                      <a:noFill/>
                    </a:ln>
                  </pic:spPr>
                </pic:pic>
              </a:graphicData>
            </a:graphic>
          </wp:inline>
        </w:drawing>
      </w:r>
    </w:p>
    <w:p w:rsidR="002433A1" w:rsidRDefault="002433A1">
      <w:pPr>
        <w:rPr>
          <w:ins w:id="610" w:author="Chokka,Deepthi Tejaswani" w:date="2020-06-29T10:58:00Z"/>
          <w:rFonts w:ascii="Times New Roman" w:hAnsi="Times New Roman"/>
        </w:rPr>
      </w:pPr>
    </w:p>
    <w:p w:rsidR="00D60035" w:rsidRDefault="00D60035">
      <w:pPr>
        <w:rPr>
          <w:ins w:id="611" w:author="Chokka,Deepthi Tejaswani" w:date="2020-06-29T10:58:00Z"/>
          <w:rFonts w:ascii="Times New Roman" w:hAnsi="Times New Roman"/>
        </w:rPr>
      </w:pPr>
    </w:p>
    <w:p w:rsidR="00D60035" w:rsidRDefault="00D60035">
      <w:pPr>
        <w:rPr>
          <w:ins w:id="612" w:author="Chokka,Deepthi Tejaswani" w:date="2020-06-29T10:58:00Z"/>
          <w:rFonts w:ascii="Times New Roman" w:hAnsi="Times New Roman"/>
        </w:rPr>
      </w:pPr>
    </w:p>
    <w:p w:rsidR="00D60035" w:rsidRDefault="00D60035">
      <w:pPr>
        <w:rPr>
          <w:ins w:id="613" w:author="Chokka,Deepthi Tejaswani" w:date="2020-06-29T10:58:00Z"/>
          <w:rFonts w:ascii="Times New Roman" w:hAnsi="Times New Roman"/>
        </w:rPr>
      </w:pPr>
    </w:p>
    <w:p w:rsidR="00D60035" w:rsidRDefault="00D60035">
      <w:pPr>
        <w:rPr>
          <w:ins w:id="614" w:author="Chokka,Deepthi Tejaswani" w:date="2020-06-29T10:58:00Z"/>
          <w:rFonts w:ascii="Times New Roman" w:hAnsi="Times New Roman"/>
        </w:rPr>
      </w:pPr>
    </w:p>
    <w:p w:rsidR="00D60035" w:rsidRDefault="00D60035">
      <w:pPr>
        <w:rPr>
          <w:ins w:id="615" w:author="Chokka,Deepthi Tejaswani" w:date="2020-06-29T10:58:00Z"/>
          <w:rFonts w:ascii="Times New Roman" w:hAnsi="Times New Roman"/>
        </w:rPr>
      </w:pPr>
    </w:p>
    <w:p w:rsidR="00D60035" w:rsidRDefault="00D60035" w:rsidP="00D60035">
      <w:pPr>
        <w:pStyle w:val="ListParagraph"/>
        <w:ind w:left="360"/>
        <w:rPr>
          <w:ins w:id="616" w:author="Chokka,Deepthi Tejaswani" w:date="2020-06-29T11:01:00Z"/>
          <w:rFonts w:ascii="Times New Roman" w:hAnsi="Times New Roman"/>
          <w:b/>
          <w:sz w:val="32"/>
          <w:szCs w:val="32"/>
        </w:rPr>
        <w:pPrChange w:id="617" w:author="Chokka,Deepthi Tejaswani" w:date="2020-06-29T11:01:00Z">
          <w:pPr/>
        </w:pPrChange>
      </w:pPr>
    </w:p>
    <w:p w:rsidR="00D60035" w:rsidRDefault="00D60035" w:rsidP="00D60035">
      <w:pPr>
        <w:pStyle w:val="ListParagraph"/>
        <w:ind w:left="360"/>
        <w:rPr>
          <w:ins w:id="618" w:author="Chokka,Deepthi Tejaswani" w:date="2020-06-29T11:01:00Z"/>
          <w:rFonts w:ascii="Times New Roman" w:hAnsi="Times New Roman"/>
          <w:b/>
          <w:sz w:val="32"/>
          <w:szCs w:val="32"/>
        </w:rPr>
        <w:pPrChange w:id="619" w:author="Chokka,Deepthi Tejaswani" w:date="2020-06-29T11:01:00Z">
          <w:pPr/>
        </w:pPrChange>
      </w:pPr>
    </w:p>
    <w:p w:rsidR="00D60035" w:rsidRDefault="00D60035" w:rsidP="00D60035">
      <w:pPr>
        <w:pStyle w:val="ListParagraph"/>
        <w:ind w:left="360"/>
        <w:rPr>
          <w:ins w:id="620" w:author="Chokka,Deepthi Tejaswani" w:date="2020-06-29T11:01:00Z"/>
          <w:rFonts w:ascii="Times New Roman" w:hAnsi="Times New Roman"/>
          <w:b/>
          <w:sz w:val="32"/>
          <w:szCs w:val="32"/>
        </w:rPr>
        <w:pPrChange w:id="621" w:author="Chokka,Deepthi Tejaswani" w:date="2020-06-29T11:01:00Z">
          <w:pPr/>
        </w:pPrChange>
      </w:pPr>
    </w:p>
    <w:p w:rsidR="006B4BB2" w:rsidRPr="00AA150C" w:rsidRDefault="00D60035" w:rsidP="00AA150C">
      <w:pPr>
        <w:pStyle w:val="ListParagraph"/>
        <w:numPr>
          <w:ilvl w:val="0"/>
          <w:numId w:val="38"/>
        </w:numPr>
        <w:jc w:val="center"/>
        <w:rPr>
          <w:ins w:id="622" w:author="Chokka,Deepthi Tejaswani" w:date="2020-06-29T11:17:00Z"/>
          <w:rFonts w:ascii="Times New Roman" w:hAnsi="Times New Roman"/>
          <w:b/>
          <w:sz w:val="32"/>
          <w:szCs w:val="32"/>
          <w:rPrChange w:id="623" w:author="Chokka,Deepthi Tejaswani" w:date="2020-06-29T11:34:00Z">
            <w:rPr>
              <w:ins w:id="624" w:author="Chokka,Deepthi Tejaswani" w:date="2020-06-29T11:17:00Z"/>
            </w:rPr>
          </w:rPrChange>
        </w:rPr>
        <w:pPrChange w:id="625" w:author="Chokka,Deepthi Tejaswani" w:date="2020-06-29T11:34:00Z">
          <w:pPr/>
        </w:pPrChange>
      </w:pPr>
      <w:ins w:id="626" w:author="Chokka,Deepthi Tejaswani" w:date="2020-06-29T10:59:00Z">
        <w:r w:rsidRPr="00D60035">
          <w:rPr>
            <w:rFonts w:ascii="Times New Roman" w:hAnsi="Times New Roman"/>
            <w:b/>
            <w:sz w:val="32"/>
            <w:szCs w:val="32"/>
            <w:rPrChange w:id="627" w:author="Chokka,Deepthi Tejaswani" w:date="2020-06-29T11:01:00Z">
              <w:rPr>
                <w:rFonts w:ascii="Times New Roman" w:hAnsi="Times New Roman"/>
              </w:rPr>
            </w:rPrChange>
          </w:rPr>
          <w:lastRenderedPageBreak/>
          <w:t>Technical Manual</w:t>
        </w:r>
      </w:ins>
    </w:p>
    <w:p w:rsidR="006B4BB2" w:rsidRPr="00E705C3" w:rsidRDefault="006B4BB2" w:rsidP="006B4BB2">
      <w:pPr>
        <w:pStyle w:val="Heading1"/>
        <w:rPr>
          <w:ins w:id="628" w:author="Chokka,Deepthi Tejaswani" w:date="2020-06-29T11:19:00Z"/>
          <w:rFonts w:ascii="Times New Roman" w:hAnsi="Times New Roman"/>
          <w:rPrChange w:id="629" w:author="Chokka,Deepthi Tejaswani" w:date="2020-06-29T14:21:00Z">
            <w:rPr>
              <w:ins w:id="630" w:author="Chokka,Deepthi Tejaswani" w:date="2020-06-29T11:19:00Z"/>
            </w:rPr>
          </w:rPrChange>
        </w:rPr>
        <w:pPrChange w:id="631" w:author="Chokka,Deepthi Tejaswani" w:date="2020-06-29T11:19:00Z">
          <w:pPr/>
        </w:pPrChange>
      </w:pPr>
      <w:ins w:id="632" w:author="Chokka,Deepthi Tejaswani" w:date="2020-06-29T11:18:00Z">
        <w:r w:rsidRPr="00E705C3">
          <w:rPr>
            <w:rFonts w:ascii="Times New Roman" w:hAnsi="Times New Roman"/>
            <w:rPrChange w:id="633" w:author="Chokka,Deepthi Tejaswani" w:date="2020-06-29T14:21:00Z">
              <w:rPr/>
            </w:rPrChange>
          </w:rPr>
          <w:t xml:space="preserve">6.1. </w:t>
        </w:r>
      </w:ins>
      <w:ins w:id="634" w:author="Chokka,Deepthi Tejaswani" w:date="2020-06-29T11:17:00Z">
        <w:r w:rsidRPr="00E705C3">
          <w:rPr>
            <w:rFonts w:ascii="Times New Roman" w:hAnsi="Times New Roman"/>
            <w:rPrChange w:id="635" w:author="Chokka,Deepthi Tejaswani" w:date="2020-06-29T14:21:00Z">
              <w:rPr/>
            </w:rPrChange>
          </w:rPr>
          <w:t>Purpose:</w:t>
        </w:r>
      </w:ins>
    </w:p>
    <w:p w:rsidR="00AA150C" w:rsidRDefault="006B4BB2" w:rsidP="006B4BB2">
      <w:pPr>
        <w:rPr>
          <w:ins w:id="636" w:author="Chokka,Deepthi Tejaswani" w:date="2020-06-29T13:38:00Z"/>
          <w:rFonts w:ascii="Times New Roman" w:hAnsi="Times New Roman"/>
        </w:rPr>
        <w:pPrChange w:id="637" w:author="Chokka,Deepthi Tejaswani" w:date="2020-06-29T11:20:00Z">
          <w:pPr/>
        </w:pPrChange>
      </w:pPr>
      <w:ins w:id="638" w:author="Chokka,Deepthi Tejaswani" w:date="2020-06-29T11:17:00Z">
        <w:r w:rsidRPr="006B4BB2">
          <w:rPr>
            <w:rFonts w:ascii="Times New Roman" w:hAnsi="Times New Roman"/>
            <w:rPrChange w:id="639" w:author="Chokka,Deepthi Tejaswani" w:date="2020-06-29T11:20:00Z">
              <w:rPr/>
            </w:rPrChange>
          </w:rPr>
          <w:t>T</w:t>
        </w:r>
      </w:ins>
      <w:ins w:id="640" w:author="Chokka,Deepthi Tejaswani" w:date="2020-06-29T11:18:00Z">
        <w:r w:rsidRPr="006B4BB2">
          <w:rPr>
            <w:rFonts w:ascii="Times New Roman" w:hAnsi="Times New Roman"/>
            <w:rPrChange w:id="641" w:author="Chokka,Deepthi Tejaswani" w:date="2020-06-29T11:20:00Z">
              <w:rPr/>
            </w:rPrChange>
          </w:rPr>
          <w:t xml:space="preserve">he purpose of this manual is to provide the gist of the </w:t>
        </w:r>
      </w:ins>
      <w:ins w:id="642" w:author="Chokka,Deepthi Tejaswani" w:date="2020-06-29T11:20:00Z">
        <w:r>
          <w:rPr>
            <w:rFonts w:ascii="Times New Roman" w:hAnsi="Times New Roman"/>
          </w:rPr>
          <w:t>project as to how a part of the project works accordingly.</w:t>
        </w:r>
      </w:ins>
      <w:ins w:id="643" w:author="Chokka,Deepthi Tejaswani" w:date="2020-06-29T11:24:00Z">
        <w:r>
          <w:rPr>
            <w:rFonts w:ascii="Times New Roman" w:hAnsi="Times New Roman"/>
          </w:rPr>
          <w:t xml:space="preserve"> The manual is intended to provide assistance to the people who </w:t>
        </w:r>
        <w:r w:rsidR="00AA150C">
          <w:rPr>
            <w:rFonts w:ascii="Times New Roman" w:hAnsi="Times New Roman"/>
          </w:rPr>
          <w:t xml:space="preserve">are using the application. </w:t>
        </w:r>
      </w:ins>
      <w:ins w:id="644" w:author="Chokka,Deepthi Tejaswani" w:date="2020-06-29T11:25:00Z">
        <w:r w:rsidR="00AA150C">
          <w:rPr>
            <w:rFonts w:ascii="Times New Roman" w:hAnsi="Times New Roman"/>
          </w:rPr>
          <w:t xml:space="preserve">This allows us to provide the detailed description of the application to another person in case if </w:t>
        </w:r>
      </w:ins>
      <w:ins w:id="645" w:author="Chokka,Deepthi Tejaswani" w:date="2020-06-29T11:26:00Z">
        <w:r w:rsidR="00AA150C">
          <w:rPr>
            <w:rFonts w:ascii="Times New Roman" w:hAnsi="Times New Roman"/>
          </w:rPr>
          <w:t>we have to hand over our job to complete or modify our project as and when required.</w:t>
        </w:r>
      </w:ins>
    </w:p>
    <w:p w:rsidR="006C47E7" w:rsidRDefault="006C47E7" w:rsidP="006B4BB2">
      <w:pPr>
        <w:rPr>
          <w:ins w:id="646" w:author="Chokka,Deepthi Tejaswani" w:date="2020-06-29T13:38:00Z"/>
          <w:rFonts w:ascii="Times New Roman" w:hAnsi="Times New Roman"/>
        </w:rPr>
        <w:pPrChange w:id="647" w:author="Chokka,Deepthi Tejaswani" w:date="2020-06-29T11:20:00Z">
          <w:pPr/>
        </w:pPrChange>
      </w:pPr>
    </w:p>
    <w:p w:rsidR="006C47E7" w:rsidRDefault="006C47E7" w:rsidP="006C47E7">
      <w:pPr>
        <w:pStyle w:val="Heading1"/>
        <w:rPr>
          <w:ins w:id="648" w:author="Chokka,Deepthi Tejaswani" w:date="2020-06-29T13:57:00Z"/>
          <w:rFonts w:ascii="Times New Roman" w:hAnsi="Times New Roman"/>
        </w:rPr>
        <w:pPrChange w:id="649" w:author="Chokka,Deepthi Tejaswani" w:date="2020-06-29T13:39:00Z">
          <w:pPr/>
        </w:pPrChange>
      </w:pPr>
      <w:ins w:id="650" w:author="Chokka,Deepthi Tejaswani" w:date="2020-06-29T13:38:00Z">
        <w:r w:rsidRPr="006C47E7">
          <w:rPr>
            <w:rFonts w:ascii="Times New Roman" w:hAnsi="Times New Roman"/>
            <w:rPrChange w:id="651" w:author="Chokka,Deepthi Tejaswani" w:date="2020-06-29T13:39:00Z">
              <w:rPr/>
            </w:rPrChange>
          </w:rPr>
          <w:t>6.2. Scope:</w:t>
        </w:r>
      </w:ins>
    </w:p>
    <w:p w:rsidR="00A0455B" w:rsidRDefault="00C43EF8" w:rsidP="00A0455B">
      <w:pPr>
        <w:rPr>
          <w:ins w:id="652" w:author="Chokka,Deepthi Tejaswani" w:date="2020-06-29T14:09:00Z"/>
        </w:rPr>
        <w:pPrChange w:id="653" w:author="Chokka,Deepthi Tejaswani" w:date="2020-06-29T13:57:00Z">
          <w:pPr/>
        </w:pPrChange>
      </w:pPr>
      <w:ins w:id="654" w:author="Chokka,Deepthi Tejaswani" w:date="2020-06-29T14:07:00Z">
        <w:r>
          <w:t xml:space="preserve">This manual describes about the GUI </w:t>
        </w:r>
      </w:ins>
      <w:ins w:id="655" w:author="Chokka,Deepthi Tejaswani" w:date="2020-06-29T14:08:00Z">
        <w:r>
          <w:t xml:space="preserve">and backend </w:t>
        </w:r>
      </w:ins>
      <w:ins w:id="656" w:author="Chokka,Deepthi Tejaswani" w:date="2020-06-29T14:07:00Z">
        <w:r>
          <w:t xml:space="preserve">of the </w:t>
        </w:r>
      </w:ins>
      <w:ins w:id="657" w:author="Chokka,Deepthi Tejaswani" w:date="2020-06-29T14:08:00Z">
        <w:r>
          <w:t>Pets Chewy Project which is used as an e-commerce website for buying the products which are related to pets.</w:t>
        </w:r>
      </w:ins>
      <w:ins w:id="658" w:author="Chokka,Deepthi Tejaswani" w:date="2020-06-29T14:09:00Z">
        <w:r>
          <w:t xml:space="preserve"> </w:t>
        </w:r>
      </w:ins>
    </w:p>
    <w:p w:rsidR="00C43EF8" w:rsidRDefault="00C43EF8" w:rsidP="00A0455B">
      <w:pPr>
        <w:rPr>
          <w:ins w:id="659" w:author="Chokka,Deepthi Tejaswani" w:date="2020-06-29T14:09:00Z"/>
        </w:rPr>
        <w:pPrChange w:id="660" w:author="Chokka,Deepthi Tejaswani" w:date="2020-06-29T13:57:00Z">
          <w:pPr/>
        </w:pPrChange>
      </w:pPr>
    </w:p>
    <w:p w:rsidR="00C43EF8" w:rsidRDefault="00C43EF8" w:rsidP="00C43EF8">
      <w:pPr>
        <w:rPr>
          <w:ins w:id="661" w:author="Chokka,Deepthi Tejaswani" w:date="2020-06-29T14:12:00Z"/>
        </w:rPr>
      </w:pPr>
      <w:ins w:id="662" w:author="Chokka,Deepthi Tejaswani" w:date="2020-06-29T14:09:00Z">
        <w:r>
          <w:t xml:space="preserve">The GUI of the project comprises of the </w:t>
        </w:r>
      </w:ins>
      <w:ins w:id="663" w:author="Chokka,Deepthi Tejaswani" w:date="2020-06-29T14:10:00Z">
        <w:r>
          <w:t xml:space="preserve">front-end screens. Wherein it depicted in the form of a flowchart. </w:t>
        </w:r>
      </w:ins>
      <w:ins w:id="664" w:author="Chokka,Deepthi Tejaswani" w:date="2020-06-29T14:11:00Z">
        <w:r>
          <w:t xml:space="preserve">It show a flow of continuity like what exactly happens when a button on a screen is clicked or which page it gets redirected when another button on that page is clicked. </w:t>
        </w:r>
      </w:ins>
      <w:ins w:id="665" w:author="Chokka,Deepthi Tejaswani" w:date="2020-06-29T14:12:00Z">
        <w:r>
          <w:t>The GUI of the project varies whether the person who decides to login is a customer or an admin. The screens which is both common to customer as well as admin will be the welcome and login screens. The flow of the screens will be explained in detail as we go further.</w:t>
        </w:r>
      </w:ins>
    </w:p>
    <w:p w:rsidR="00C43EF8" w:rsidRDefault="00C43EF8" w:rsidP="00A0455B">
      <w:pPr>
        <w:rPr>
          <w:ins w:id="666" w:author="Chokka,Deepthi Tejaswani" w:date="2020-06-29T14:12:00Z"/>
        </w:rPr>
        <w:pPrChange w:id="667" w:author="Chokka,Deepthi Tejaswani" w:date="2020-06-29T13:57:00Z">
          <w:pPr/>
        </w:pPrChange>
      </w:pPr>
    </w:p>
    <w:p w:rsidR="00C43EF8" w:rsidRPr="00A0455B" w:rsidRDefault="00C43EF8" w:rsidP="00A0455B">
      <w:pPr>
        <w:rPr>
          <w:ins w:id="668" w:author="Chokka,Deepthi Tejaswani" w:date="2020-06-29T11:28:00Z"/>
          <w:rPrChange w:id="669" w:author="Chokka,Deepthi Tejaswani" w:date="2020-06-29T13:57:00Z">
            <w:rPr>
              <w:ins w:id="670" w:author="Chokka,Deepthi Tejaswani" w:date="2020-06-29T11:28:00Z"/>
            </w:rPr>
          </w:rPrChange>
        </w:rPr>
        <w:pPrChange w:id="671" w:author="Chokka,Deepthi Tejaswani" w:date="2020-06-29T13:57:00Z">
          <w:pPr/>
        </w:pPrChange>
      </w:pPr>
      <w:ins w:id="672" w:author="Chokka,Deepthi Tejaswani" w:date="2020-06-29T14:13:00Z">
        <w:r>
          <w:t xml:space="preserve">The back-end of the project is related to the storage of data and </w:t>
        </w:r>
      </w:ins>
      <w:ins w:id="673" w:author="Chokka,Deepthi Tejaswani" w:date="2020-06-29T14:14:00Z">
        <w:r>
          <w:t>real-time</w:t>
        </w:r>
      </w:ins>
      <w:ins w:id="674" w:author="Chokka,Deepthi Tejaswani" w:date="2020-06-29T14:13:00Z">
        <w:r>
          <w:t xml:space="preserve"> database.</w:t>
        </w:r>
      </w:ins>
      <w:ins w:id="675" w:author="Chokka,Deepthi Tejaswani" w:date="2020-06-29T14:14:00Z">
        <w:r>
          <w:t xml:space="preserve"> These are used to store all the credentials of the customer or the admin. The credentials include name, phone number, mail id.,</w:t>
        </w:r>
      </w:ins>
      <w:ins w:id="676" w:author="Chokka,Deepthi Tejaswani" w:date="2020-06-29T14:15:00Z">
        <w:r>
          <w:t xml:space="preserve"> </w:t>
        </w:r>
      </w:ins>
      <w:ins w:id="677" w:author="Chokka,Deepthi Tejaswani" w:date="2020-06-29T14:14:00Z">
        <w:r>
          <w:t>etc.</w:t>
        </w:r>
      </w:ins>
      <w:ins w:id="678" w:author="Chokka,Deepthi Tejaswani" w:date="2020-06-29T14:15:00Z">
        <w:r>
          <w:t xml:space="preserve"> The data thus stored is to be used for authorization during login. </w:t>
        </w:r>
      </w:ins>
      <w:ins w:id="679" w:author="Chokka,Deepthi Tejaswani" w:date="2020-06-29T14:16:00Z">
        <w:r>
          <w:t xml:space="preserve">Which means that certain data is used so as to check and validate with the data typed in the </w:t>
        </w:r>
      </w:ins>
      <w:ins w:id="680" w:author="Chokka,Deepthi Tejaswani" w:date="2020-06-29T14:17:00Z">
        <w:r>
          <w:t xml:space="preserve">GUI with that of the data within the firebase. If the data is correct, then the access is granted otherwise it will display </w:t>
        </w:r>
      </w:ins>
      <w:ins w:id="681" w:author="Chokka,Deepthi Tejaswani" w:date="2020-06-29T14:18:00Z">
        <w:r>
          <w:t>a message stating that the data typed or the login credential are incorrect.</w:t>
        </w:r>
        <w:r w:rsidR="00E705C3">
          <w:t xml:space="preserve"> To acquire this, </w:t>
        </w:r>
      </w:ins>
      <w:ins w:id="682" w:author="Chokka,Deepthi Tejaswani" w:date="2020-06-29T14:19:00Z">
        <w:r w:rsidR="00E705C3">
          <w:t>we</w:t>
        </w:r>
      </w:ins>
      <w:ins w:id="683" w:author="Chokka,Deepthi Tejaswani" w:date="2020-06-29T14:18:00Z">
        <w:r w:rsidR="00E705C3">
          <w:t xml:space="preserve"> need to follow certain steps and these steps will be explained further.</w:t>
        </w:r>
      </w:ins>
    </w:p>
    <w:p w:rsidR="00AA150C" w:rsidRDefault="006C47E7" w:rsidP="00AA150C">
      <w:pPr>
        <w:pStyle w:val="Heading1"/>
        <w:rPr>
          <w:ins w:id="684" w:author="Chokka,Deepthi Tejaswani" w:date="2020-06-29T11:41:00Z"/>
          <w:rFonts w:ascii="Times New Roman" w:hAnsi="Times New Roman"/>
        </w:rPr>
        <w:pPrChange w:id="685" w:author="Chokka,Deepthi Tejaswani" w:date="2020-06-29T11:32:00Z">
          <w:pPr/>
        </w:pPrChange>
      </w:pPr>
      <w:ins w:id="686" w:author="Chokka,Deepthi Tejaswani" w:date="2020-06-29T11:33:00Z">
        <w:r>
          <w:rPr>
            <w:rFonts w:ascii="Times New Roman" w:hAnsi="Times New Roman"/>
            <w:rPrChange w:id="687" w:author="Chokka,Deepthi Tejaswani" w:date="2020-06-29T11:35:00Z">
              <w:rPr>
                <w:rFonts w:ascii="Times New Roman" w:hAnsi="Times New Roman"/>
              </w:rPr>
            </w:rPrChange>
          </w:rPr>
          <w:t>6.3</w:t>
        </w:r>
        <w:r w:rsidR="00AA150C" w:rsidRPr="008A4113">
          <w:rPr>
            <w:rFonts w:ascii="Times New Roman" w:hAnsi="Times New Roman"/>
            <w:rPrChange w:id="688" w:author="Chokka,Deepthi Tejaswani" w:date="2020-06-29T11:35:00Z">
              <w:rPr/>
            </w:rPrChange>
          </w:rPr>
          <w:t>.</w:t>
        </w:r>
      </w:ins>
      <w:ins w:id="689" w:author="Chokka,Deepthi Tejaswani" w:date="2020-06-29T11:34:00Z">
        <w:r w:rsidR="00AA150C" w:rsidRPr="008A4113">
          <w:rPr>
            <w:rFonts w:ascii="Times New Roman" w:hAnsi="Times New Roman"/>
            <w:rPrChange w:id="690" w:author="Chokka,Deepthi Tejaswani" w:date="2020-06-29T11:35:00Z">
              <w:rPr/>
            </w:rPrChange>
          </w:rPr>
          <w:t xml:space="preserve"> </w:t>
        </w:r>
      </w:ins>
      <w:ins w:id="691" w:author="Chokka,Deepthi Tejaswani" w:date="2020-06-29T11:33:00Z">
        <w:r w:rsidR="00AA150C" w:rsidRPr="008A4113">
          <w:rPr>
            <w:rFonts w:ascii="Times New Roman" w:hAnsi="Times New Roman"/>
            <w:rPrChange w:id="692" w:author="Chokka,Deepthi Tejaswani" w:date="2020-06-29T11:35:00Z">
              <w:rPr/>
            </w:rPrChange>
          </w:rPr>
          <w:t>GUI of the project:</w:t>
        </w:r>
      </w:ins>
    </w:p>
    <w:p w:rsidR="008A4113" w:rsidRDefault="008A4113" w:rsidP="008A4113">
      <w:pPr>
        <w:rPr>
          <w:ins w:id="693" w:author="Chokka,Deepthi Tejaswani" w:date="2020-06-29T11:43:00Z"/>
        </w:rPr>
        <w:pPrChange w:id="694" w:author="Chokka,Deepthi Tejaswani" w:date="2020-06-29T11:41:00Z">
          <w:pPr/>
        </w:pPrChange>
      </w:pPr>
      <w:ins w:id="695" w:author="Chokka,Deepthi Tejaswani" w:date="2020-06-29T11:41:00Z">
        <w:r>
          <w:t xml:space="preserve">The GUI of the project varies whether the person who decides to login is a customer or an admin. </w:t>
        </w:r>
      </w:ins>
      <w:ins w:id="696" w:author="Chokka,Deepthi Tejaswani" w:date="2020-06-29T11:42:00Z">
        <w:r>
          <w:t>The screen</w:t>
        </w:r>
      </w:ins>
      <w:ins w:id="697" w:author="Chokka,Deepthi Tejaswani" w:date="2020-06-29T11:43:00Z">
        <w:r>
          <w:t>s</w:t>
        </w:r>
      </w:ins>
      <w:ins w:id="698" w:author="Chokka,Deepthi Tejaswani" w:date="2020-06-29T11:42:00Z">
        <w:r>
          <w:t xml:space="preserve"> which is both common to customer as well as admin will be the welco</w:t>
        </w:r>
      </w:ins>
      <w:ins w:id="699" w:author="Chokka,Deepthi Tejaswani" w:date="2020-06-29T11:43:00Z">
        <w:r>
          <w:t>m</w:t>
        </w:r>
      </w:ins>
      <w:ins w:id="700" w:author="Chokka,Deepthi Tejaswani" w:date="2020-06-29T11:42:00Z">
        <w:r>
          <w:t xml:space="preserve">e and </w:t>
        </w:r>
      </w:ins>
      <w:ins w:id="701" w:author="Chokka,Deepthi Tejaswani" w:date="2020-06-29T11:43:00Z">
        <w:r>
          <w:t>login screens. The flow of the screens will be explained in detail as we go further.</w:t>
        </w:r>
      </w:ins>
    </w:p>
    <w:p w:rsidR="008A4113" w:rsidRPr="008A4113" w:rsidRDefault="008A4113" w:rsidP="008A4113">
      <w:pPr>
        <w:rPr>
          <w:ins w:id="702" w:author="Chokka,Deepthi Tejaswani" w:date="2020-06-29T11:34:00Z"/>
          <w:rPrChange w:id="703" w:author="Chokka,Deepthi Tejaswani" w:date="2020-06-29T11:41:00Z">
            <w:rPr>
              <w:ins w:id="704" w:author="Chokka,Deepthi Tejaswani" w:date="2020-06-29T11:34:00Z"/>
            </w:rPr>
          </w:rPrChange>
        </w:rPr>
        <w:pPrChange w:id="705" w:author="Chokka,Deepthi Tejaswani" w:date="2020-06-29T11:41:00Z">
          <w:pPr/>
        </w:pPrChange>
      </w:pPr>
    </w:p>
    <w:p w:rsidR="008A4113" w:rsidRPr="008A4113" w:rsidRDefault="006C47E7" w:rsidP="008A4113">
      <w:pPr>
        <w:rPr>
          <w:ins w:id="706" w:author="Chokka,Deepthi Tejaswani" w:date="2020-06-29T11:36:00Z"/>
          <w:rFonts w:ascii="Times New Roman" w:hAnsi="Times New Roman"/>
          <w:b/>
          <w:rPrChange w:id="707" w:author="Chokka,Deepthi Tejaswani" w:date="2020-06-29T11:44:00Z">
            <w:rPr>
              <w:ins w:id="708" w:author="Chokka,Deepthi Tejaswani" w:date="2020-06-29T11:36:00Z"/>
            </w:rPr>
          </w:rPrChange>
        </w:rPr>
        <w:pPrChange w:id="709" w:author="Chokka,Deepthi Tejaswani" w:date="2020-06-29T11:35:00Z">
          <w:pPr/>
        </w:pPrChange>
      </w:pPr>
      <w:ins w:id="710" w:author="Chokka,Deepthi Tejaswani" w:date="2020-06-29T11:40:00Z">
        <w:r>
          <w:rPr>
            <w:rFonts w:ascii="Times New Roman" w:hAnsi="Times New Roman"/>
            <w:b/>
          </w:rPr>
          <w:lastRenderedPageBreak/>
          <w:t>6.3</w:t>
        </w:r>
        <w:r w:rsidR="008A4113">
          <w:rPr>
            <w:rFonts w:ascii="Times New Roman" w:hAnsi="Times New Roman"/>
            <w:b/>
          </w:rPr>
          <w:t xml:space="preserve">.1. </w:t>
        </w:r>
      </w:ins>
      <w:ins w:id="711" w:author="Chokka,Deepthi Tejaswani" w:date="2020-06-29T11:35:00Z">
        <w:r w:rsidR="008A4113" w:rsidRPr="008A4113">
          <w:rPr>
            <w:rFonts w:ascii="Times New Roman" w:hAnsi="Times New Roman"/>
            <w:b/>
            <w:rPrChange w:id="712" w:author="Chokka,Deepthi Tejaswani" w:date="2020-06-29T11:35:00Z">
              <w:rPr/>
            </w:rPrChange>
          </w:rPr>
          <w:t>Customer’s flow:</w:t>
        </w:r>
      </w:ins>
      <w:ins w:id="713" w:author="Chokka,Deepthi Tejaswani" w:date="2020-06-29T11:36:00Z">
        <w:r w:rsidR="008A4113" w:rsidRPr="008A4113">
          <w:rPr>
            <w:rFonts w:ascii="Times New Roman" w:hAnsi="Times New Roman"/>
            <w:noProof/>
          </w:rPr>
          <w:t xml:space="preserve"> </w:t>
        </w:r>
        <w:r w:rsidR="008A4113" w:rsidRPr="00E0147F">
          <w:rPr>
            <w:rFonts w:ascii="Times New Roman" w:hAnsi="Times New Roman"/>
            <w:noProof/>
          </w:rPr>
          <w:drawing>
            <wp:inline distT="0" distB="0" distL="0" distR="0" wp14:anchorId="2AD7C791" wp14:editId="330FCC7C">
              <wp:extent cx="5943600" cy="5253474"/>
              <wp:effectExtent l="0" t="0" r="0" b="4445"/>
              <wp:docPr id="5" name="Picture 5" descr="Untitle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253474"/>
                      </a:xfrm>
                      <a:prstGeom prst="rect">
                        <a:avLst/>
                      </a:prstGeom>
                      <a:noFill/>
                      <a:ln>
                        <a:noFill/>
                      </a:ln>
                    </pic:spPr>
                  </pic:pic>
                </a:graphicData>
              </a:graphic>
            </wp:inline>
          </w:drawing>
        </w:r>
      </w:ins>
    </w:p>
    <w:p w:rsidR="00E705C3" w:rsidRDefault="00E705C3" w:rsidP="008A4113">
      <w:pPr>
        <w:rPr>
          <w:ins w:id="714" w:author="Chokka,Deepthi Tejaswani" w:date="2020-06-29T14:21:00Z"/>
        </w:rPr>
        <w:pPrChange w:id="715" w:author="Chokka,Deepthi Tejaswani" w:date="2020-06-29T11:35:00Z">
          <w:pPr/>
        </w:pPrChange>
      </w:pPr>
    </w:p>
    <w:p w:rsidR="008A4113" w:rsidRDefault="008A4113" w:rsidP="008A4113">
      <w:pPr>
        <w:rPr>
          <w:ins w:id="716" w:author="Chokka,Deepthi Tejaswani" w:date="2020-06-29T14:21:00Z"/>
        </w:rPr>
        <w:pPrChange w:id="717" w:author="Chokka,Deepthi Tejaswani" w:date="2020-06-29T11:35:00Z">
          <w:pPr/>
        </w:pPrChange>
      </w:pPr>
      <w:ins w:id="718" w:author="Chokka,Deepthi Tejaswani" w:date="2020-06-29T11:36:00Z">
        <w:r>
          <w:t>The figure displayed above show the screens with respect t</w:t>
        </w:r>
      </w:ins>
      <w:ins w:id="719" w:author="Chokka,Deepthi Tejaswani" w:date="2020-06-29T11:37:00Z">
        <w:r>
          <w:t>o</w:t>
        </w:r>
      </w:ins>
      <w:ins w:id="720" w:author="Chokka,Deepthi Tejaswani" w:date="2020-06-29T11:36:00Z">
        <w:r>
          <w:t xml:space="preserve"> the customer.</w:t>
        </w:r>
      </w:ins>
      <w:ins w:id="721" w:author="Chokka,Deepthi Tejaswani" w:date="2020-06-29T11:37:00Z">
        <w:r>
          <w:t xml:space="preserve"> </w:t>
        </w:r>
      </w:ins>
      <w:ins w:id="722" w:author="Chokka,Deepthi Tejaswani" w:date="2020-06-29T11:38:00Z">
        <w:r>
          <w:t>The screens displayed are just the sample screens and not the actual screens which are utilized in the application. This is to ensure that the user manua</w:t>
        </w:r>
      </w:ins>
      <w:ins w:id="723" w:author="Chokka,Deepthi Tejaswani" w:date="2020-06-29T11:39:00Z">
        <w:r>
          <w:t>l</w:t>
        </w:r>
      </w:ins>
      <w:ins w:id="724" w:author="Chokka,Deepthi Tejaswani" w:date="2020-06-29T11:38:00Z">
        <w:r>
          <w:t xml:space="preserve"> provides a clear </w:t>
        </w:r>
      </w:ins>
      <w:ins w:id="725" w:author="Chokka,Deepthi Tejaswani" w:date="2020-06-29T11:39:00Z">
        <w:r>
          <w:t xml:space="preserve">description of the front-end or the GUI of the application which </w:t>
        </w:r>
      </w:ins>
      <w:ins w:id="726" w:author="Chokka,Deepthi Tejaswani" w:date="2020-06-29T11:44:00Z">
        <w:r>
          <w:t>is used for a customer.</w:t>
        </w:r>
      </w:ins>
    </w:p>
    <w:p w:rsidR="00E705C3" w:rsidRDefault="00E705C3" w:rsidP="008A4113">
      <w:pPr>
        <w:rPr>
          <w:ins w:id="727" w:author="Chokka,Deepthi Tejaswani" w:date="2020-06-29T14:21:00Z"/>
        </w:rPr>
        <w:pPrChange w:id="728" w:author="Chokka,Deepthi Tejaswani" w:date="2020-06-29T11:35:00Z">
          <w:pPr/>
        </w:pPrChange>
      </w:pPr>
    </w:p>
    <w:p w:rsidR="00E705C3" w:rsidRDefault="00E705C3" w:rsidP="008A4113">
      <w:pPr>
        <w:rPr>
          <w:ins w:id="729" w:author="Chokka,Deepthi Tejaswani" w:date="2020-06-29T14:21:00Z"/>
        </w:rPr>
        <w:pPrChange w:id="730" w:author="Chokka,Deepthi Tejaswani" w:date="2020-06-29T11:35:00Z">
          <w:pPr/>
        </w:pPrChange>
      </w:pPr>
    </w:p>
    <w:p w:rsidR="00E705C3" w:rsidRDefault="00E705C3" w:rsidP="008A4113">
      <w:pPr>
        <w:rPr>
          <w:ins w:id="731" w:author="Chokka,Deepthi Tejaswani" w:date="2020-06-29T14:21:00Z"/>
        </w:rPr>
        <w:pPrChange w:id="732" w:author="Chokka,Deepthi Tejaswani" w:date="2020-06-29T11:35:00Z">
          <w:pPr/>
        </w:pPrChange>
      </w:pPr>
    </w:p>
    <w:p w:rsidR="00E705C3" w:rsidRDefault="00E705C3" w:rsidP="008A4113">
      <w:pPr>
        <w:rPr>
          <w:ins w:id="733" w:author="Chokka,Deepthi Tejaswani" w:date="2020-06-29T14:21:00Z"/>
        </w:rPr>
        <w:pPrChange w:id="734" w:author="Chokka,Deepthi Tejaswani" w:date="2020-06-29T11:35:00Z">
          <w:pPr/>
        </w:pPrChange>
      </w:pPr>
    </w:p>
    <w:p w:rsidR="00E705C3" w:rsidRDefault="00E705C3" w:rsidP="008A4113">
      <w:pPr>
        <w:rPr>
          <w:ins w:id="735" w:author="Chokka,Deepthi Tejaswani" w:date="2020-06-29T14:21:00Z"/>
        </w:rPr>
        <w:pPrChange w:id="736" w:author="Chokka,Deepthi Tejaswani" w:date="2020-06-29T11:35:00Z">
          <w:pPr/>
        </w:pPrChange>
      </w:pPr>
    </w:p>
    <w:p w:rsidR="00E705C3" w:rsidRDefault="00E705C3" w:rsidP="008A4113">
      <w:pPr>
        <w:rPr>
          <w:ins w:id="737" w:author="Chokka,Deepthi Tejaswani" w:date="2020-06-29T11:40:00Z"/>
        </w:rPr>
        <w:pPrChange w:id="738" w:author="Chokka,Deepthi Tejaswani" w:date="2020-06-29T11:35:00Z">
          <w:pPr/>
        </w:pPrChange>
      </w:pPr>
    </w:p>
    <w:p w:rsidR="008A4113" w:rsidRPr="008A4113" w:rsidRDefault="008A4113" w:rsidP="008A4113">
      <w:pPr>
        <w:rPr>
          <w:ins w:id="739" w:author="Chokka,Deepthi Tejaswani" w:date="2020-06-29T11:40:00Z"/>
          <w:b/>
          <w:rPrChange w:id="740" w:author="Chokka,Deepthi Tejaswani" w:date="2020-06-29T11:41:00Z">
            <w:rPr>
              <w:ins w:id="741" w:author="Chokka,Deepthi Tejaswani" w:date="2020-06-29T11:40:00Z"/>
            </w:rPr>
          </w:rPrChange>
        </w:rPr>
        <w:pPrChange w:id="742" w:author="Chokka,Deepthi Tejaswani" w:date="2020-06-29T11:35:00Z">
          <w:pPr/>
        </w:pPrChange>
      </w:pPr>
    </w:p>
    <w:p w:rsidR="00E705C3" w:rsidRDefault="00E705C3" w:rsidP="008A4113">
      <w:pPr>
        <w:rPr>
          <w:ins w:id="743" w:author="Chokka,Deepthi Tejaswani" w:date="2020-06-29T14:21:00Z"/>
          <w:rFonts w:ascii="Times New Roman" w:hAnsi="Times New Roman"/>
          <w:b/>
        </w:rPr>
        <w:pPrChange w:id="744" w:author="Chokka,Deepthi Tejaswani" w:date="2020-06-29T11:35:00Z">
          <w:pPr/>
        </w:pPrChange>
      </w:pPr>
    </w:p>
    <w:p w:rsidR="00E705C3" w:rsidRDefault="00E705C3" w:rsidP="008A4113">
      <w:pPr>
        <w:rPr>
          <w:ins w:id="745" w:author="Chokka,Deepthi Tejaswani" w:date="2020-06-29T14:21:00Z"/>
          <w:rFonts w:ascii="Times New Roman" w:hAnsi="Times New Roman"/>
          <w:b/>
        </w:rPr>
        <w:pPrChange w:id="746" w:author="Chokka,Deepthi Tejaswani" w:date="2020-06-29T11:35:00Z">
          <w:pPr/>
        </w:pPrChange>
      </w:pPr>
    </w:p>
    <w:p w:rsidR="00E705C3" w:rsidRDefault="00E705C3" w:rsidP="008A4113">
      <w:pPr>
        <w:rPr>
          <w:ins w:id="747" w:author="Chokka,Deepthi Tejaswani" w:date="2020-06-29T14:21:00Z"/>
          <w:rFonts w:ascii="Times New Roman" w:hAnsi="Times New Roman"/>
          <w:b/>
        </w:rPr>
        <w:pPrChange w:id="748" w:author="Chokka,Deepthi Tejaswani" w:date="2020-06-29T11:35:00Z">
          <w:pPr/>
        </w:pPrChange>
      </w:pPr>
    </w:p>
    <w:p w:rsidR="008A4113" w:rsidRDefault="006C47E7" w:rsidP="008A4113">
      <w:pPr>
        <w:rPr>
          <w:ins w:id="749" w:author="Chokka,Deepthi Tejaswani" w:date="2020-06-29T11:45:00Z"/>
          <w:rFonts w:ascii="Times New Roman" w:hAnsi="Times New Roman"/>
          <w:b/>
        </w:rPr>
        <w:pPrChange w:id="750" w:author="Chokka,Deepthi Tejaswani" w:date="2020-06-29T11:35:00Z">
          <w:pPr/>
        </w:pPrChange>
      </w:pPr>
      <w:ins w:id="751" w:author="Chokka,Deepthi Tejaswani" w:date="2020-06-29T11:40:00Z">
        <w:r>
          <w:rPr>
            <w:rFonts w:ascii="Times New Roman" w:hAnsi="Times New Roman"/>
            <w:b/>
            <w:rPrChange w:id="752" w:author="Chokka,Deepthi Tejaswani" w:date="2020-06-29T11:41:00Z">
              <w:rPr>
                <w:rFonts w:ascii="Times New Roman" w:hAnsi="Times New Roman"/>
                <w:b/>
              </w:rPr>
            </w:rPrChange>
          </w:rPr>
          <w:lastRenderedPageBreak/>
          <w:t>6.3</w:t>
        </w:r>
        <w:r w:rsidR="008A4113" w:rsidRPr="008A4113">
          <w:rPr>
            <w:rFonts w:ascii="Times New Roman" w:hAnsi="Times New Roman"/>
            <w:b/>
            <w:rPrChange w:id="753" w:author="Chokka,Deepthi Tejaswani" w:date="2020-06-29T11:41:00Z">
              <w:rPr/>
            </w:rPrChange>
          </w:rPr>
          <w:t xml:space="preserve">.2. </w:t>
        </w:r>
      </w:ins>
      <w:ins w:id="754" w:author="Chokka,Deepthi Tejaswani" w:date="2020-06-29T11:41:00Z">
        <w:r w:rsidR="008A4113" w:rsidRPr="008A4113">
          <w:rPr>
            <w:rFonts w:ascii="Times New Roman" w:hAnsi="Times New Roman"/>
            <w:b/>
            <w:rPrChange w:id="755" w:author="Chokka,Deepthi Tejaswani" w:date="2020-06-29T11:41:00Z">
              <w:rPr>
                <w:rFonts w:ascii="Times New Roman" w:hAnsi="Times New Roman"/>
              </w:rPr>
            </w:rPrChange>
          </w:rPr>
          <w:t>Admin’s flow:</w:t>
        </w:r>
      </w:ins>
    </w:p>
    <w:p w:rsidR="008A4113" w:rsidRDefault="008A4113" w:rsidP="008A4113">
      <w:pPr>
        <w:rPr>
          <w:ins w:id="756" w:author="Chokka,Deepthi Tejaswani" w:date="2020-06-29T11:49:00Z"/>
          <w:rFonts w:ascii="Times New Roman" w:hAnsi="Times New Roman"/>
          <w:b/>
        </w:rPr>
        <w:pPrChange w:id="757" w:author="Chokka,Deepthi Tejaswani" w:date="2020-06-29T11:35:00Z">
          <w:pPr/>
        </w:pPrChange>
      </w:pPr>
      <w:ins w:id="758" w:author="Chokka,Deepthi Tejaswani" w:date="2020-06-29T11:45:00Z">
        <w:r w:rsidRPr="00E0147F">
          <w:rPr>
            <w:rFonts w:ascii="Times New Roman" w:hAnsi="Times New Roman"/>
            <w:noProof/>
          </w:rPr>
          <w:drawing>
            <wp:inline distT="0" distB="0" distL="0" distR="0" wp14:anchorId="267385CA" wp14:editId="38E05D0A">
              <wp:extent cx="6236335" cy="5106837"/>
              <wp:effectExtent l="0" t="0" r="0" b="0"/>
              <wp:docPr id="6" name="Picture 6"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47487" cy="5115969"/>
                      </a:xfrm>
                      <a:prstGeom prst="rect">
                        <a:avLst/>
                      </a:prstGeom>
                      <a:noFill/>
                      <a:ln>
                        <a:noFill/>
                      </a:ln>
                    </pic:spPr>
                  </pic:pic>
                </a:graphicData>
              </a:graphic>
            </wp:inline>
          </w:drawing>
        </w:r>
      </w:ins>
    </w:p>
    <w:p w:rsidR="00E705C3" w:rsidRDefault="00E705C3" w:rsidP="00594684">
      <w:pPr>
        <w:rPr>
          <w:ins w:id="759" w:author="Chokka,Deepthi Tejaswani" w:date="2020-06-29T14:21:00Z"/>
          <w:rFonts w:ascii="Times New Roman" w:hAnsi="Times New Roman"/>
        </w:rPr>
      </w:pPr>
    </w:p>
    <w:p w:rsidR="00594684" w:rsidRPr="00672018" w:rsidRDefault="00594684" w:rsidP="00594684">
      <w:pPr>
        <w:rPr>
          <w:ins w:id="760" w:author="Chokka,Deepthi Tejaswani" w:date="2020-06-29T11:50:00Z"/>
          <w:rFonts w:ascii="Times New Roman" w:hAnsi="Times New Roman"/>
          <w:rPrChange w:id="761" w:author="Chokka,Deepthi Tejaswani" w:date="2020-06-29T12:00:00Z">
            <w:rPr>
              <w:ins w:id="762" w:author="Chokka,Deepthi Tejaswani" w:date="2020-06-29T11:50:00Z"/>
            </w:rPr>
          </w:rPrChange>
        </w:rPr>
      </w:pPr>
      <w:ins w:id="763" w:author="Chokka,Deepthi Tejaswani" w:date="2020-06-29T11:49:00Z">
        <w:r w:rsidRPr="00672018">
          <w:rPr>
            <w:rFonts w:ascii="Times New Roman" w:hAnsi="Times New Roman"/>
            <w:rPrChange w:id="764" w:author="Chokka,Deepthi Tejaswani" w:date="2020-06-29T12:00:00Z">
              <w:rPr/>
            </w:rPrChange>
          </w:rPr>
          <w:t>The figure displayed above show the screens with respect to the admin of the application. The screens displayed are just the sample screens and not the actual screens which are utilized in the application. This is to ensure that the user manual provides a clear description of the front-end or the GUI of the application which is used for an admin.</w:t>
        </w:r>
      </w:ins>
    </w:p>
    <w:p w:rsidR="00594684" w:rsidRPr="00672018" w:rsidRDefault="00594684" w:rsidP="00594684">
      <w:pPr>
        <w:rPr>
          <w:ins w:id="765" w:author="Chokka,Deepthi Tejaswani" w:date="2020-06-29T11:50:00Z"/>
          <w:rFonts w:ascii="Times New Roman" w:hAnsi="Times New Roman"/>
          <w:rPrChange w:id="766" w:author="Chokka,Deepthi Tejaswani" w:date="2020-06-29T12:00:00Z">
            <w:rPr>
              <w:ins w:id="767" w:author="Chokka,Deepthi Tejaswani" w:date="2020-06-29T11:50:00Z"/>
            </w:rPr>
          </w:rPrChange>
        </w:rPr>
      </w:pPr>
    </w:p>
    <w:p w:rsidR="00594684" w:rsidRPr="00672018" w:rsidRDefault="00594684" w:rsidP="00594684">
      <w:pPr>
        <w:rPr>
          <w:ins w:id="768" w:author="Chokka,Deepthi Tejaswani" w:date="2020-06-29T11:49:00Z"/>
          <w:rFonts w:ascii="Times New Roman" w:hAnsi="Times New Roman"/>
          <w:rPrChange w:id="769" w:author="Chokka,Deepthi Tejaswani" w:date="2020-06-29T12:00:00Z">
            <w:rPr>
              <w:ins w:id="770" w:author="Chokka,Deepthi Tejaswani" w:date="2020-06-29T11:49:00Z"/>
            </w:rPr>
          </w:rPrChange>
        </w:rPr>
      </w:pPr>
      <w:ins w:id="771" w:author="Chokka,Deepthi Tejaswani" w:date="2020-06-29T11:50:00Z">
        <w:r w:rsidRPr="00672018">
          <w:rPr>
            <w:rFonts w:ascii="Times New Roman" w:hAnsi="Times New Roman"/>
            <w:rPrChange w:id="772" w:author="Chokka,Deepthi Tejaswani" w:date="2020-06-29T12:00:00Z">
              <w:rPr/>
            </w:rPrChange>
          </w:rPr>
          <w:t>When the admin decides to login, they need to ty</w:t>
        </w:r>
      </w:ins>
      <w:ins w:id="773" w:author="Chokka,Deepthi Tejaswani" w:date="2020-06-29T11:51:00Z">
        <w:r w:rsidRPr="00672018">
          <w:rPr>
            <w:rFonts w:ascii="Times New Roman" w:hAnsi="Times New Roman"/>
            <w:rPrChange w:id="774" w:author="Chokka,Deepthi Tejaswani" w:date="2020-06-29T12:00:00Z">
              <w:rPr/>
            </w:rPrChange>
          </w:rPr>
          <w:t>p</w:t>
        </w:r>
      </w:ins>
      <w:ins w:id="775" w:author="Chokka,Deepthi Tejaswani" w:date="2020-06-29T11:50:00Z">
        <w:r w:rsidRPr="00672018">
          <w:rPr>
            <w:rFonts w:ascii="Times New Roman" w:hAnsi="Times New Roman"/>
            <w:rPrChange w:id="776" w:author="Chokka,Deepthi Tejaswani" w:date="2020-06-29T12:00:00Z">
              <w:rPr/>
            </w:rPrChange>
          </w:rPr>
          <w:t>e their respec</w:t>
        </w:r>
      </w:ins>
      <w:ins w:id="777" w:author="Chokka,Deepthi Tejaswani" w:date="2020-06-29T11:51:00Z">
        <w:r w:rsidRPr="00672018">
          <w:rPr>
            <w:rFonts w:ascii="Times New Roman" w:hAnsi="Times New Roman"/>
            <w:rPrChange w:id="778" w:author="Chokka,Deepthi Tejaswani" w:date="2020-06-29T12:00:00Z">
              <w:rPr/>
            </w:rPrChange>
          </w:rPr>
          <w:t xml:space="preserve">tive username and password and it is compulsory that they need to tick-mark the check-box so as to ensure that </w:t>
        </w:r>
      </w:ins>
      <w:ins w:id="779" w:author="Chokka,Deepthi Tejaswani" w:date="2020-06-29T11:52:00Z">
        <w:r w:rsidRPr="00672018">
          <w:rPr>
            <w:rFonts w:ascii="Times New Roman" w:hAnsi="Times New Roman"/>
            <w:rPrChange w:id="780" w:author="Chokka,Deepthi Tejaswani" w:date="2020-06-29T12:00:00Z">
              <w:rPr/>
            </w:rPrChange>
          </w:rPr>
          <w:t xml:space="preserve">it is </w:t>
        </w:r>
      </w:ins>
      <w:ins w:id="781" w:author="Chokka,Deepthi Tejaswani" w:date="2020-06-29T11:51:00Z">
        <w:r w:rsidRPr="00672018">
          <w:rPr>
            <w:rFonts w:ascii="Times New Roman" w:hAnsi="Times New Roman"/>
            <w:rPrChange w:id="782" w:author="Chokka,Deepthi Tejaswani" w:date="2020-06-29T12:00:00Z">
              <w:rPr/>
            </w:rPrChange>
          </w:rPr>
          <w:t xml:space="preserve">admin </w:t>
        </w:r>
      </w:ins>
      <w:ins w:id="783" w:author="Chokka,Deepthi Tejaswani" w:date="2020-06-29T11:52:00Z">
        <w:r w:rsidRPr="00672018">
          <w:rPr>
            <w:rFonts w:ascii="Times New Roman" w:hAnsi="Times New Roman"/>
            <w:rPrChange w:id="784" w:author="Chokka,Deepthi Tejaswani" w:date="2020-06-29T12:00:00Z">
              <w:rPr/>
            </w:rPrChange>
          </w:rPr>
          <w:t>who is logging in and not another person.</w:t>
        </w:r>
      </w:ins>
    </w:p>
    <w:p w:rsidR="00E705C3" w:rsidRDefault="00E705C3" w:rsidP="00A0455B">
      <w:pPr>
        <w:spacing w:before="240"/>
        <w:rPr>
          <w:ins w:id="785" w:author="Chokka,Deepthi Tejaswani" w:date="2020-06-29T11:49:00Z"/>
          <w:rFonts w:ascii="Times New Roman" w:hAnsi="Times New Roman"/>
          <w:b/>
        </w:rPr>
        <w:pPrChange w:id="786" w:author="Chokka,Deepthi Tejaswani" w:date="2020-06-29T13:48:00Z">
          <w:pPr/>
        </w:pPrChange>
      </w:pPr>
    </w:p>
    <w:p w:rsidR="00A0455B" w:rsidRPr="00E705C3" w:rsidRDefault="006C47E7" w:rsidP="00A0455B">
      <w:pPr>
        <w:spacing w:before="240"/>
        <w:rPr>
          <w:ins w:id="787" w:author="Chokka,Deepthi Tejaswani" w:date="2020-06-29T13:39:00Z"/>
          <w:rFonts w:ascii="Times New Roman" w:hAnsi="Times New Roman"/>
          <w:b/>
          <w:sz w:val="32"/>
          <w:szCs w:val="32"/>
          <w:rPrChange w:id="788" w:author="Chokka,Deepthi Tejaswani" w:date="2020-06-29T14:22:00Z">
            <w:rPr>
              <w:ins w:id="789" w:author="Chokka,Deepthi Tejaswani" w:date="2020-06-29T13:39:00Z"/>
              <w:rFonts w:ascii="Times New Roman" w:hAnsi="Times New Roman"/>
              <w:b/>
            </w:rPr>
          </w:rPrChange>
        </w:rPr>
        <w:pPrChange w:id="790" w:author="Chokka,Deepthi Tejaswani" w:date="2020-06-29T13:48:00Z">
          <w:pPr/>
        </w:pPrChange>
      </w:pPr>
      <w:ins w:id="791" w:author="Chokka,Deepthi Tejaswani" w:date="2020-06-29T12:00:00Z">
        <w:r w:rsidRPr="00E705C3">
          <w:rPr>
            <w:rFonts w:ascii="Times New Roman" w:hAnsi="Times New Roman"/>
            <w:b/>
            <w:sz w:val="32"/>
            <w:szCs w:val="32"/>
            <w:rPrChange w:id="792" w:author="Chokka,Deepthi Tejaswani" w:date="2020-06-29T14:22:00Z">
              <w:rPr>
                <w:rFonts w:ascii="Times New Roman" w:hAnsi="Times New Roman"/>
                <w:b/>
              </w:rPr>
            </w:rPrChange>
          </w:rPr>
          <w:t>6.4</w:t>
        </w:r>
        <w:r w:rsidR="00672018" w:rsidRPr="00E705C3">
          <w:rPr>
            <w:rFonts w:ascii="Times New Roman" w:hAnsi="Times New Roman"/>
            <w:b/>
            <w:sz w:val="32"/>
            <w:szCs w:val="32"/>
            <w:rPrChange w:id="793" w:author="Chokka,Deepthi Tejaswani" w:date="2020-06-29T14:22:00Z">
              <w:rPr>
                <w:rFonts w:ascii="Times New Roman" w:hAnsi="Times New Roman"/>
                <w:b/>
              </w:rPr>
            </w:rPrChange>
          </w:rPr>
          <w:t>. Back-end of the Project:</w:t>
        </w:r>
      </w:ins>
    </w:p>
    <w:p w:rsidR="00E705C3" w:rsidRDefault="006C47E7" w:rsidP="00A0455B">
      <w:pPr>
        <w:spacing w:before="240"/>
        <w:rPr>
          <w:ins w:id="794" w:author="Chokka,Deepthi Tejaswani" w:date="2020-06-29T14:20:00Z"/>
          <w:rFonts w:ascii="Times New Roman" w:hAnsi="Times New Roman"/>
        </w:rPr>
        <w:pPrChange w:id="795" w:author="Chokka,Deepthi Tejaswani" w:date="2020-06-29T13:48:00Z">
          <w:pPr/>
        </w:pPrChange>
      </w:pPr>
      <w:ins w:id="796" w:author="Chokka,Deepthi Tejaswani" w:date="2020-06-29T13:39:00Z">
        <w:r w:rsidRPr="006C47E7">
          <w:rPr>
            <w:rFonts w:ascii="Times New Roman" w:hAnsi="Times New Roman"/>
            <w:rPrChange w:id="797" w:author="Chokka,Deepthi Tejaswani" w:date="2020-06-29T13:44:00Z">
              <w:rPr>
                <w:rFonts w:ascii="Times New Roman" w:hAnsi="Times New Roman"/>
              </w:rPr>
            </w:rPrChange>
          </w:rPr>
          <w:t>We are currently using Firebase for the back-end of our project.</w:t>
        </w:r>
      </w:ins>
      <w:ins w:id="798" w:author="Chokka,Deepthi Tejaswani" w:date="2020-06-29T13:43:00Z">
        <w:r w:rsidR="00E705C3">
          <w:rPr>
            <w:rFonts w:ascii="Times New Roman" w:hAnsi="Times New Roman"/>
            <w:rPrChange w:id="799" w:author="Chokka,Deepthi Tejaswani" w:date="2020-06-29T13:44:00Z">
              <w:rPr>
                <w:rFonts w:ascii="Times New Roman" w:hAnsi="Times New Roman"/>
              </w:rPr>
            </w:rPrChange>
          </w:rPr>
          <w:t xml:space="preserve"> </w:t>
        </w:r>
      </w:ins>
      <w:ins w:id="800" w:author="Chokka,Deepthi Tejaswani" w:date="2020-06-29T14:20:00Z">
        <w:r w:rsidR="00E705C3">
          <w:t xml:space="preserve">The back-end of the project is related to the storage of data and real-time database. These are used to store all the credentials of </w:t>
        </w:r>
        <w:r w:rsidR="00E705C3">
          <w:lastRenderedPageBreak/>
          <w:t>the customer or the admin. The credentials include name, phone number, mail id., etc. The data thus stored is to be used for authorization during login. Which means that certain data is used so as to check and validate with the data typed in the GUI with that of the data within the firebase. If the data is correct, then the access is granted otherwise it will display a message stating that the data typed or the login credential are incorrect.</w:t>
        </w:r>
      </w:ins>
    </w:p>
    <w:p w:rsidR="006C47E7" w:rsidRPr="006C47E7" w:rsidRDefault="006C47E7" w:rsidP="00A0455B">
      <w:pPr>
        <w:spacing w:before="240"/>
        <w:rPr>
          <w:ins w:id="801" w:author="Chokka,Deepthi Tejaswani" w:date="2020-06-29T12:00:00Z"/>
          <w:rFonts w:ascii="Times New Roman" w:hAnsi="Times New Roman"/>
          <w:rPrChange w:id="802" w:author="Chokka,Deepthi Tejaswani" w:date="2020-06-29T13:44:00Z">
            <w:rPr>
              <w:ins w:id="803" w:author="Chokka,Deepthi Tejaswani" w:date="2020-06-29T12:00:00Z"/>
              <w:rFonts w:ascii="Times New Roman" w:hAnsi="Times New Roman"/>
              <w:b/>
            </w:rPr>
          </w:rPrChange>
        </w:rPr>
        <w:pPrChange w:id="804" w:author="Chokka,Deepthi Tejaswani" w:date="2020-06-29T13:48:00Z">
          <w:pPr/>
        </w:pPrChange>
      </w:pPr>
      <w:ins w:id="805" w:author="Chokka,Deepthi Tejaswani" w:date="2020-06-29T13:44:00Z">
        <w:r>
          <w:rPr>
            <w:rFonts w:ascii="Times New Roman" w:hAnsi="Times New Roman"/>
            <w:shd w:val="clear" w:color="auto" w:fill="FFFFFF"/>
          </w:rPr>
          <w:t xml:space="preserve">This </w:t>
        </w:r>
        <w:r>
          <w:rPr>
            <w:rFonts w:ascii="Times New Roman" w:hAnsi="Times New Roman"/>
            <w:shd w:val="clear" w:color="auto" w:fill="FFFFFF"/>
            <w:rPrChange w:id="806" w:author="Chokka,Deepthi Tejaswani" w:date="2020-06-29T13:44:00Z">
              <w:rPr>
                <w:rFonts w:ascii="Times New Roman" w:hAnsi="Times New Roman"/>
                <w:shd w:val="clear" w:color="auto" w:fill="FFFFFF"/>
              </w:rPr>
            </w:rPrChange>
          </w:rPr>
          <w:t>lets us</w:t>
        </w:r>
        <w:r w:rsidRPr="006C47E7">
          <w:rPr>
            <w:rFonts w:ascii="Times New Roman" w:hAnsi="Times New Roman"/>
            <w:shd w:val="clear" w:color="auto" w:fill="FFFFFF"/>
            <w:rPrChange w:id="807" w:author="Chokka,Deepthi Tejaswani" w:date="2020-06-29T13:44:00Z">
              <w:rPr>
                <w:rFonts w:ascii="Arial" w:hAnsi="Arial" w:cs="Arial"/>
                <w:color w:val="202124"/>
                <w:shd w:val="clear" w:color="auto" w:fill="FFFFFF"/>
              </w:rPr>
            </w:rPrChange>
          </w:rPr>
          <w:t xml:space="preserve"> build rich, collaborative applications by allowing secure access to the database directly from client-side code. Data is persisted locally, and even while offline, </w:t>
        </w:r>
      </w:ins>
      <w:ins w:id="808" w:author="Chokka,Deepthi Tejaswani" w:date="2020-06-29T13:45:00Z">
        <w:r w:rsidRPr="006C47E7">
          <w:rPr>
            <w:rFonts w:ascii="Times New Roman" w:hAnsi="Times New Roman"/>
            <w:shd w:val="clear" w:color="auto" w:fill="FFFFFF"/>
            <w:rPrChange w:id="809" w:author="Chokka,Deepthi Tejaswani" w:date="2020-06-29T13:44:00Z">
              <w:rPr>
                <w:rFonts w:ascii="Times New Roman" w:hAnsi="Times New Roman"/>
                <w:shd w:val="clear" w:color="auto" w:fill="FFFFFF"/>
              </w:rPr>
            </w:rPrChange>
          </w:rPr>
          <w:t>real-time</w:t>
        </w:r>
      </w:ins>
      <w:ins w:id="810" w:author="Chokka,Deepthi Tejaswani" w:date="2020-06-29T13:44:00Z">
        <w:r w:rsidRPr="006C47E7">
          <w:rPr>
            <w:rFonts w:ascii="Times New Roman" w:hAnsi="Times New Roman"/>
            <w:shd w:val="clear" w:color="auto" w:fill="FFFFFF"/>
            <w:rPrChange w:id="811" w:author="Chokka,Deepthi Tejaswani" w:date="2020-06-29T13:44:00Z">
              <w:rPr>
                <w:rFonts w:ascii="Arial" w:hAnsi="Arial" w:cs="Arial"/>
                <w:color w:val="202124"/>
                <w:shd w:val="clear" w:color="auto" w:fill="FFFFFF"/>
              </w:rPr>
            </w:rPrChange>
          </w:rPr>
          <w:t xml:space="preserve"> events continue to fire, giving the end user a responsive experience. When the device regains connection, the </w:t>
        </w:r>
      </w:ins>
      <w:ins w:id="812" w:author="Chokka,Deepthi Tejaswani" w:date="2020-06-29T13:45:00Z">
        <w:r w:rsidRPr="006C47E7">
          <w:rPr>
            <w:rFonts w:ascii="Times New Roman" w:hAnsi="Times New Roman"/>
            <w:shd w:val="clear" w:color="auto" w:fill="FFFFFF"/>
            <w:rPrChange w:id="813" w:author="Chokka,Deepthi Tejaswani" w:date="2020-06-29T13:44:00Z">
              <w:rPr>
                <w:rFonts w:ascii="Times New Roman" w:hAnsi="Times New Roman"/>
                <w:shd w:val="clear" w:color="auto" w:fill="FFFFFF"/>
              </w:rPr>
            </w:rPrChange>
          </w:rPr>
          <w:t>Real-time</w:t>
        </w:r>
      </w:ins>
      <w:ins w:id="814" w:author="Chokka,Deepthi Tejaswani" w:date="2020-06-29T13:44:00Z">
        <w:r w:rsidRPr="006C47E7">
          <w:rPr>
            <w:rFonts w:ascii="Times New Roman" w:hAnsi="Times New Roman"/>
            <w:shd w:val="clear" w:color="auto" w:fill="FFFFFF"/>
            <w:rPrChange w:id="815" w:author="Chokka,Deepthi Tejaswani" w:date="2020-06-29T13:44:00Z">
              <w:rPr>
                <w:rFonts w:ascii="Arial" w:hAnsi="Arial" w:cs="Arial"/>
                <w:color w:val="202124"/>
                <w:shd w:val="clear" w:color="auto" w:fill="FFFFFF"/>
              </w:rPr>
            </w:rPrChange>
          </w:rPr>
          <w:t xml:space="preserve"> Database synchronizes the local data changes with the remote updates that occurred while the client was offline, merging any conflicts automatically.</w:t>
        </w:r>
      </w:ins>
    </w:p>
    <w:p w:rsidR="00672018" w:rsidRDefault="00672018" w:rsidP="008A4113">
      <w:pPr>
        <w:rPr>
          <w:ins w:id="816" w:author="Chokka,Deepthi Tejaswani" w:date="2020-06-29T13:46:00Z"/>
          <w:rFonts w:ascii="Times New Roman" w:hAnsi="Times New Roman"/>
          <w:b/>
        </w:rPr>
        <w:pPrChange w:id="817" w:author="Chokka,Deepthi Tejaswani" w:date="2020-06-29T11:35:00Z">
          <w:pPr/>
        </w:pPrChange>
      </w:pPr>
    </w:p>
    <w:p w:rsidR="006C47E7" w:rsidRDefault="006C47E7" w:rsidP="008A4113">
      <w:pPr>
        <w:rPr>
          <w:ins w:id="818" w:author="Chokka,Deepthi Tejaswani" w:date="2020-06-29T13:49:00Z"/>
          <w:rFonts w:ascii="Times New Roman" w:hAnsi="Times New Roman"/>
          <w:shd w:val="clear" w:color="auto" w:fill="FFFFFF"/>
        </w:rPr>
        <w:pPrChange w:id="819" w:author="Chokka,Deepthi Tejaswani" w:date="2020-06-29T11:35:00Z">
          <w:pPr/>
        </w:pPrChange>
      </w:pPr>
      <w:ins w:id="820" w:author="Chokka,Deepthi Tejaswani" w:date="2020-06-29T13:46:00Z">
        <w:r w:rsidRPr="006C47E7">
          <w:rPr>
            <w:rFonts w:ascii="Times New Roman" w:hAnsi="Times New Roman"/>
            <w:shd w:val="clear" w:color="auto" w:fill="FFFFFF"/>
            <w:rPrChange w:id="821" w:author="Chokka,Deepthi Tejaswani" w:date="2020-06-29T13:46:00Z">
              <w:rPr>
                <w:rFonts w:ascii="Arial" w:hAnsi="Arial" w:cs="Arial"/>
                <w:color w:val="202124"/>
                <w:shd w:val="clear" w:color="auto" w:fill="FFFFFF"/>
              </w:rPr>
            </w:rPrChange>
          </w:rPr>
          <w:t xml:space="preserve">The </w:t>
        </w:r>
      </w:ins>
      <w:ins w:id="822" w:author="Chokka,Deepthi Tejaswani" w:date="2020-06-29T13:47:00Z">
        <w:r w:rsidRPr="006C47E7">
          <w:rPr>
            <w:rFonts w:ascii="Times New Roman" w:hAnsi="Times New Roman"/>
            <w:shd w:val="clear" w:color="auto" w:fill="FFFFFF"/>
            <w:rPrChange w:id="823" w:author="Chokka,Deepthi Tejaswani" w:date="2020-06-29T13:46:00Z">
              <w:rPr>
                <w:rFonts w:ascii="Times New Roman" w:hAnsi="Times New Roman"/>
                <w:shd w:val="clear" w:color="auto" w:fill="FFFFFF"/>
              </w:rPr>
            </w:rPrChange>
          </w:rPr>
          <w:t>Real-time</w:t>
        </w:r>
      </w:ins>
      <w:ins w:id="824" w:author="Chokka,Deepthi Tejaswani" w:date="2020-06-29T13:46:00Z">
        <w:r w:rsidRPr="006C47E7">
          <w:rPr>
            <w:rFonts w:ascii="Times New Roman" w:hAnsi="Times New Roman"/>
            <w:shd w:val="clear" w:color="auto" w:fill="FFFFFF"/>
            <w:rPrChange w:id="825" w:author="Chokka,Deepthi Tejaswani" w:date="2020-06-29T13:46:00Z">
              <w:rPr>
                <w:rFonts w:ascii="Arial" w:hAnsi="Arial" w:cs="Arial"/>
                <w:color w:val="202124"/>
                <w:shd w:val="clear" w:color="auto" w:fill="FFFFFF"/>
              </w:rPr>
            </w:rPrChange>
          </w:rPr>
          <w:t xml:space="preserve"> Database is a NoSQL database and as such has different optimizations and functionality compared to a relational database. The </w:t>
        </w:r>
      </w:ins>
      <w:ins w:id="826" w:author="Chokka,Deepthi Tejaswani" w:date="2020-06-29T13:47:00Z">
        <w:r w:rsidRPr="006C47E7">
          <w:rPr>
            <w:rFonts w:ascii="Times New Roman" w:hAnsi="Times New Roman"/>
            <w:shd w:val="clear" w:color="auto" w:fill="FFFFFF"/>
            <w:rPrChange w:id="827" w:author="Chokka,Deepthi Tejaswani" w:date="2020-06-29T13:46:00Z">
              <w:rPr>
                <w:rFonts w:ascii="Times New Roman" w:hAnsi="Times New Roman"/>
                <w:shd w:val="clear" w:color="auto" w:fill="FFFFFF"/>
              </w:rPr>
            </w:rPrChange>
          </w:rPr>
          <w:t>Real-time</w:t>
        </w:r>
      </w:ins>
      <w:ins w:id="828" w:author="Chokka,Deepthi Tejaswani" w:date="2020-06-29T13:46:00Z">
        <w:r w:rsidRPr="006C47E7">
          <w:rPr>
            <w:rFonts w:ascii="Times New Roman" w:hAnsi="Times New Roman"/>
            <w:shd w:val="clear" w:color="auto" w:fill="FFFFFF"/>
            <w:rPrChange w:id="829" w:author="Chokka,Deepthi Tejaswani" w:date="2020-06-29T13:46:00Z">
              <w:rPr>
                <w:rFonts w:ascii="Arial" w:hAnsi="Arial" w:cs="Arial"/>
                <w:color w:val="202124"/>
                <w:shd w:val="clear" w:color="auto" w:fill="FFFFFF"/>
              </w:rPr>
            </w:rPrChange>
          </w:rPr>
          <w:t xml:space="preserve"> Database API is designed to only allow operations that can be executed quickly. This enables you to build a great </w:t>
        </w:r>
      </w:ins>
      <w:ins w:id="830" w:author="Chokka,Deepthi Tejaswani" w:date="2020-06-29T13:47:00Z">
        <w:r w:rsidRPr="006C47E7">
          <w:rPr>
            <w:rFonts w:ascii="Times New Roman" w:hAnsi="Times New Roman"/>
            <w:shd w:val="clear" w:color="auto" w:fill="FFFFFF"/>
            <w:rPrChange w:id="831" w:author="Chokka,Deepthi Tejaswani" w:date="2020-06-29T13:46:00Z">
              <w:rPr>
                <w:rFonts w:ascii="Times New Roman" w:hAnsi="Times New Roman"/>
                <w:shd w:val="clear" w:color="auto" w:fill="FFFFFF"/>
              </w:rPr>
            </w:rPrChange>
          </w:rPr>
          <w:t>real-time</w:t>
        </w:r>
      </w:ins>
      <w:ins w:id="832" w:author="Chokka,Deepthi Tejaswani" w:date="2020-06-29T13:46:00Z">
        <w:r w:rsidRPr="006C47E7">
          <w:rPr>
            <w:rFonts w:ascii="Times New Roman" w:hAnsi="Times New Roman"/>
            <w:shd w:val="clear" w:color="auto" w:fill="FFFFFF"/>
            <w:rPrChange w:id="833" w:author="Chokka,Deepthi Tejaswani" w:date="2020-06-29T13:46:00Z">
              <w:rPr>
                <w:rFonts w:ascii="Arial" w:hAnsi="Arial" w:cs="Arial"/>
                <w:color w:val="202124"/>
                <w:shd w:val="clear" w:color="auto" w:fill="FFFFFF"/>
              </w:rPr>
            </w:rPrChange>
          </w:rPr>
          <w:t xml:space="preserve"> experience that can serve millions of users without compromising on responsiveness. Because of this, it is important to think about how users need to access your data and then</w:t>
        </w:r>
        <w:r>
          <w:rPr>
            <w:rFonts w:ascii="Times New Roman" w:hAnsi="Times New Roman"/>
            <w:shd w:val="clear" w:color="auto" w:fill="FFFFFF"/>
          </w:rPr>
          <w:t xml:space="preserve"> structure it accordingly.</w:t>
        </w:r>
      </w:ins>
    </w:p>
    <w:p w:rsidR="00A0455B" w:rsidRDefault="00A0455B" w:rsidP="008A4113">
      <w:pPr>
        <w:rPr>
          <w:ins w:id="834" w:author="Chokka,Deepthi Tejaswani" w:date="2020-06-29T13:49:00Z"/>
          <w:rFonts w:ascii="Times New Roman" w:hAnsi="Times New Roman"/>
          <w:shd w:val="clear" w:color="auto" w:fill="FFFFFF"/>
        </w:rPr>
        <w:pPrChange w:id="835" w:author="Chokka,Deepthi Tejaswani" w:date="2020-06-29T11:35:00Z">
          <w:pPr/>
        </w:pPrChange>
      </w:pPr>
    </w:p>
    <w:p w:rsidR="00A0455B" w:rsidRDefault="00A0455B" w:rsidP="008A4113">
      <w:pPr>
        <w:rPr>
          <w:ins w:id="836" w:author="Chokka,Deepthi Tejaswani" w:date="2020-06-29T13:49:00Z"/>
          <w:rFonts w:ascii="Times New Roman" w:hAnsi="Times New Roman"/>
          <w:shd w:val="clear" w:color="auto" w:fill="FFFFFF"/>
        </w:rPr>
        <w:pPrChange w:id="837" w:author="Chokka,Deepthi Tejaswani" w:date="2020-06-29T11:35:00Z">
          <w:pPr/>
        </w:pPrChange>
      </w:pPr>
      <w:ins w:id="838" w:author="Chokka,Deepthi Tejaswani" w:date="2020-06-29T13:49:00Z">
        <w:r>
          <w:rPr>
            <w:rFonts w:ascii="Times New Roman" w:hAnsi="Times New Roman"/>
            <w:shd w:val="clear" w:color="auto" w:fill="FFFFFF"/>
          </w:rPr>
          <w:t>In order to install and setup on android, we need to follow the necessary steps:</w:t>
        </w:r>
      </w:ins>
    </w:p>
    <w:p w:rsidR="00A0455B" w:rsidRPr="00A0455B" w:rsidRDefault="00A0455B" w:rsidP="00A0455B">
      <w:pPr>
        <w:pStyle w:val="ListParagraph"/>
        <w:numPr>
          <w:ilvl w:val="0"/>
          <w:numId w:val="39"/>
        </w:numPr>
        <w:rPr>
          <w:ins w:id="839" w:author="Chokka,Deepthi Tejaswani" w:date="2020-06-29T13:50:00Z"/>
          <w:rFonts w:ascii="Times New Roman" w:hAnsi="Times New Roman"/>
          <w:shd w:val="clear" w:color="auto" w:fill="FFFFFF"/>
          <w:rPrChange w:id="840" w:author="Chokka,Deepthi Tejaswani" w:date="2020-06-29T13:51:00Z">
            <w:rPr>
              <w:ins w:id="841" w:author="Chokka,Deepthi Tejaswani" w:date="2020-06-29T13:50:00Z"/>
              <w:shd w:val="clear" w:color="auto" w:fill="FFFFFF"/>
            </w:rPr>
          </w:rPrChange>
        </w:rPr>
        <w:pPrChange w:id="842" w:author="Chokka,Deepthi Tejaswani" w:date="2020-06-29T13:51:00Z">
          <w:pPr/>
        </w:pPrChange>
      </w:pPr>
      <w:ins w:id="843" w:author="Chokka,Deepthi Tejaswani" w:date="2020-06-29T13:50:00Z">
        <w:r w:rsidRPr="00A0455B">
          <w:rPr>
            <w:rFonts w:ascii="Times New Roman" w:hAnsi="Times New Roman"/>
            <w:shd w:val="clear" w:color="auto" w:fill="FFFFFF"/>
            <w:rPrChange w:id="844" w:author="Chokka,Deepthi Tejaswani" w:date="2020-06-29T13:51:00Z">
              <w:rPr>
                <w:shd w:val="clear" w:color="auto" w:fill="FFFFFF"/>
              </w:rPr>
            </w:rPrChange>
          </w:rPr>
          <w:t>Connect your App to Firebase</w:t>
        </w:r>
      </w:ins>
    </w:p>
    <w:p w:rsidR="00A0455B" w:rsidRPr="00A0455B" w:rsidRDefault="00A0455B" w:rsidP="00A0455B">
      <w:pPr>
        <w:pStyle w:val="ListParagraph"/>
        <w:numPr>
          <w:ilvl w:val="0"/>
          <w:numId w:val="39"/>
        </w:numPr>
        <w:rPr>
          <w:ins w:id="845" w:author="Chokka,Deepthi Tejaswani" w:date="2020-06-29T13:50:00Z"/>
          <w:rFonts w:ascii="Times New Roman" w:hAnsi="Times New Roman"/>
          <w:shd w:val="clear" w:color="auto" w:fill="FFFFFF"/>
          <w:rPrChange w:id="846" w:author="Chokka,Deepthi Tejaswani" w:date="2020-06-29T13:51:00Z">
            <w:rPr>
              <w:ins w:id="847" w:author="Chokka,Deepthi Tejaswani" w:date="2020-06-29T13:50:00Z"/>
              <w:shd w:val="clear" w:color="auto" w:fill="FFFFFF"/>
            </w:rPr>
          </w:rPrChange>
        </w:rPr>
        <w:pPrChange w:id="848" w:author="Chokka,Deepthi Tejaswani" w:date="2020-06-29T13:51:00Z">
          <w:pPr/>
        </w:pPrChange>
      </w:pPr>
      <w:ins w:id="849" w:author="Chokka,Deepthi Tejaswani" w:date="2020-06-29T13:50:00Z">
        <w:r w:rsidRPr="00A0455B">
          <w:rPr>
            <w:rFonts w:ascii="Times New Roman" w:hAnsi="Times New Roman"/>
            <w:shd w:val="clear" w:color="auto" w:fill="FFFFFF"/>
            <w:rPrChange w:id="850" w:author="Chokka,Deepthi Tejaswani" w:date="2020-06-29T13:51:00Z">
              <w:rPr>
                <w:shd w:val="clear" w:color="auto" w:fill="FFFFFF"/>
              </w:rPr>
            </w:rPrChange>
          </w:rPr>
          <w:t>Create a Database</w:t>
        </w:r>
      </w:ins>
    </w:p>
    <w:p w:rsidR="00A0455B" w:rsidRPr="00A0455B" w:rsidRDefault="00A0455B" w:rsidP="00A0455B">
      <w:pPr>
        <w:pStyle w:val="ListParagraph"/>
        <w:numPr>
          <w:ilvl w:val="0"/>
          <w:numId w:val="39"/>
        </w:numPr>
        <w:rPr>
          <w:ins w:id="851" w:author="Chokka,Deepthi Tejaswani" w:date="2020-06-29T13:50:00Z"/>
          <w:rFonts w:ascii="Times New Roman" w:hAnsi="Times New Roman"/>
          <w:shd w:val="clear" w:color="auto" w:fill="FFFFFF"/>
          <w:rPrChange w:id="852" w:author="Chokka,Deepthi Tejaswani" w:date="2020-06-29T13:51:00Z">
            <w:rPr>
              <w:ins w:id="853" w:author="Chokka,Deepthi Tejaswani" w:date="2020-06-29T13:50:00Z"/>
              <w:shd w:val="clear" w:color="auto" w:fill="FFFFFF"/>
            </w:rPr>
          </w:rPrChange>
        </w:rPr>
        <w:pPrChange w:id="854" w:author="Chokka,Deepthi Tejaswani" w:date="2020-06-29T13:51:00Z">
          <w:pPr/>
        </w:pPrChange>
      </w:pPr>
      <w:ins w:id="855" w:author="Chokka,Deepthi Tejaswani" w:date="2020-06-29T13:50:00Z">
        <w:r w:rsidRPr="00A0455B">
          <w:rPr>
            <w:rFonts w:ascii="Times New Roman" w:hAnsi="Times New Roman"/>
            <w:shd w:val="clear" w:color="auto" w:fill="FFFFFF"/>
            <w:rPrChange w:id="856" w:author="Chokka,Deepthi Tejaswani" w:date="2020-06-29T13:51:00Z">
              <w:rPr>
                <w:shd w:val="clear" w:color="auto" w:fill="FFFFFF"/>
              </w:rPr>
            </w:rPrChange>
          </w:rPr>
          <w:t>Add the Realtime Database SDK to your app</w:t>
        </w:r>
      </w:ins>
    </w:p>
    <w:p w:rsidR="00A0455B" w:rsidRPr="00A0455B" w:rsidRDefault="00A0455B" w:rsidP="00A0455B">
      <w:pPr>
        <w:pStyle w:val="ListParagraph"/>
        <w:numPr>
          <w:ilvl w:val="0"/>
          <w:numId w:val="39"/>
        </w:numPr>
        <w:rPr>
          <w:ins w:id="857" w:author="Chokka,Deepthi Tejaswani" w:date="2020-06-29T13:51:00Z"/>
          <w:rFonts w:ascii="Times New Roman" w:hAnsi="Times New Roman"/>
          <w:shd w:val="clear" w:color="auto" w:fill="FFFFFF"/>
          <w:rPrChange w:id="858" w:author="Chokka,Deepthi Tejaswani" w:date="2020-06-29T13:51:00Z">
            <w:rPr>
              <w:ins w:id="859" w:author="Chokka,Deepthi Tejaswani" w:date="2020-06-29T13:51:00Z"/>
              <w:shd w:val="clear" w:color="auto" w:fill="FFFFFF"/>
            </w:rPr>
          </w:rPrChange>
        </w:rPr>
        <w:pPrChange w:id="860" w:author="Chokka,Deepthi Tejaswani" w:date="2020-06-29T13:51:00Z">
          <w:pPr/>
        </w:pPrChange>
      </w:pPr>
      <w:ins w:id="861" w:author="Chokka,Deepthi Tejaswani" w:date="2020-06-29T13:50:00Z">
        <w:r w:rsidRPr="00A0455B">
          <w:rPr>
            <w:rFonts w:ascii="Times New Roman" w:hAnsi="Times New Roman"/>
            <w:shd w:val="clear" w:color="auto" w:fill="FFFFFF"/>
            <w:rPrChange w:id="862" w:author="Chokka,Deepthi Tejaswani" w:date="2020-06-29T13:51:00Z">
              <w:rPr>
                <w:shd w:val="clear" w:color="auto" w:fill="FFFFFF"/>
              </w:rPr>
            </w:rPrChange>
          </w:rPr>
          <w:t xml:space="preserve">Configure Realtime </w:t>
        </w:r>
      </w:ins>
      <w:ins w:id="863" w:author="Chokka,Deepthi Tejaswani" w:date="2020-06-29T13:51:00Z">
        <w:r w:rsidRPr="00A0455B">
          <w:rPr>
            <w:rFonts w:ascii="Times New Roman" w:hAnsi="Times New Roman"/>
            <w:shd w:val="clear" w:color="auto" w:fill="FFFFFF"/>
            <w:rPrChange w:id="864" w:author="Chokka,Deepthi Tejaswani" w:date="2020-06-29T13:51:00Z">
              <w:rPr>
                <w:shd w:val="clear" w:color="auto" w:fill="FFFFFF"/>
              </w:rPr>
            </w:rPrChange>
          </w:rPr>
          <w:t>Database Rules</w:t>
        </w:r>
      </w:ins>
    </w:p>
    <w:p w:rsidR="00A0455B" w:rsidRPr="00A0455B" w:rsidRDefault="00A0455B" w:rsidP="00A0455B">
      <w:pPr>
        <w:pStyle w:val="ListParagraph"/>
        <w:numPr>
          <w:ilvl w:val="0"/>
          <w:numId w:val="39"/>
        </w:numPr>
        <w:rPr>
          <w:ins w:id="865" w:author="Chokka,Deepthi Tejaswani" w:date="2020-06-29T13:51:00Z"/>
          <w:rFonts w:ascii="Times New Roman" w:hAnsi="Times New Roman"/>
          <w:b/>
          <w:rPrChange w:id="866" w:author="Chokka,Deepthi Tejaswani" w:date="2020-06-29T13:51:00Z">
            <w:rPr>
              <w:ins w:id="867" w:author="Chokka,Deepthi Tejaswani" w:date="2020-06-29T13:51:00Z"/>
              <w:rFonts w:ascii="Times New Roman" w:hAnsi="Times New Roman"/>
              <w:shd w:val="clear" w:color="auto" w:fill="FFFFFF"/>
            </w:rPr>
          </w:rPrChange>
        </w:rPr>
        <w:pPrChange w:id="868" w:author="Chokka,Deepthi Tejaswani" w:date="2020-06-29T13:51:00Z">
          <w:pPr/>
        </w:pPrChange>
      </w:pPr>
      <w:ins w:id="869" w:author="Chokka,Deepthi Tejaswani" w:date="2020-06-29T13:51:00Z">
        <w:r w:rsidRPr="00A0455B">
          <w:rPr>
            <w:rFonts w:ascii="Times New Roman" w:hAnsi="Times New Roman"/>
            <w:shd w:val="clear" w:color="auto" w:fill="FFFFFF"/>
            <w:rPrChange w:id="870" w:author="Chokka,Deepthi Tejaswani" w:date="2020-06-29T13:51:00Z">
              <w:rPr>
                <w:shd w:val="clear" w:color="auto" w:fill="FFFFFF"/>
              </w:rPr>
            </w:rPrChange>
          </w:rPr>
          <w:t>Prepare for Launch</w:t>
        </w:r>
      </w:ins>
    </w:p>
    <w:p w:rsidR="00A0455B" w:rsidRDefault="00A0455B" w:rsidP="00A0455B">
      <w:pPr>
        <w:rPr>
          <w:ins w:id="871" w:author="Chokka,Deepthi Tejaswani" w:date="2020-06-29T13:51:00Z"/>
          <w:rFonts w:ascii="Times New Roman" w:hAnsi="Times New Roman"/>
          <w:b/>
        </w:rPr>
        <w:pPrChange w:id="872" w:author="Chokka,Deepthi Tejaswani" w:date="2020-06-29T13:51:00Z">
          <w:pPr/>
        </w:pPrChange>
      </w:pPr>
    </w:p>
    <w:p w:rsidR="00A0455B" w:rsidRPr="00E705C3" w:rsidRDefault="00A0455B" w:rsidP="00A0455B">
      <w:pPr>
        <w:pStyle w:val="Heading3"/>
        <w:numPr>
          <w:ilvl w:val="1"/>
          <w:numId w:val="42"/>
        </w:numPr>
        <w:rPr>
          <w:ins w:id="873" w:author="Chokka,Deepthi Tejaswani" w:date="2020-06-29T13:54:00Z"/>
          <w:rFonts w:ascii="Times New Roman" w:hAnsi="Times New Roman"/>
          <w:sz w:val="32"/>
          <w:szCs w:val="32"/>
          <w:rPrChange w:id="874" w:author="Chokka,Deepthi Tejaswani" w:date="2020-06-29T14:21:00Z">
            <w:rPr>
              <w:ins w:id="875" w:author="Chokka,Deepthi Tejaswani" w:date="2020-06-29T13:54:00Z"/>
            </w:rPr>
          </w:rPrChange>
        </w:rPr>
        <w:pPrChange w:id="876" w:author="Chokka,Deepthi Tejaswani" w:date="2020-06-29T13:56:00Z">
          <w:pPr/>
        </w:pPrChange>
      </w:pPr>
      <w:ins w:id="877" w:author="Chokka,Deepthi Tejaswani" w:date="2020-06-29T13:56:00Z">
        <w:r w:rsidRPr="00E705C3">
          <w:rPr>
            <w:rFonts w:ascii="Times New Roman" w:hAnsi="Times New Roman"/>
            <w:sz w:val="32"/>
            <w:szCs w:val="32"/>
            <w:rPrChange w:id="878" w:author="Chokka,Deepthi Tejaswani" w:date="2020-06-29T14:21:00Z">
              <w:rPr/>
            </w:rPrChange>
          </w:rPr>
          <w:t xml:space="preserve"> </w:t>
        </w:r>
      </w:ins>
      <w:ins w:id="879" w:author="Chokka,Deepthi Tejaswani" w:date="2020-06-29T13:53:00Z">
        <w:r w:rsidRPr="00E705C3">
          <w:rPr>
            <w:rFonts w:ascii="Times New Roman" w:hAnsi="Times New Roman"/>
            <w:sz w:val="32"/>
            <w:szCs w:val="32"/>
            <w:rPrChange w:id="880" w:author="Chokka,Deepthi Tejaswani" w:date="2020-06-29T14:21:00Z">
              <w:rPr/>
            </w:rPrChange>
          </w:rPr>
          <w:t>Reference:</w:t>
        </w:r>
      </w:ins>
      <w:ins w:id="881" w:author="Chokka,Deepthi Tejaswani" w:date="2020-06-29T13:51:00Z">
        <w:r w:rsidRPr="00E705C3">
          <w:rPr>
            <w:rFonts w:ascii="Times New Roman" w:hAnsi="Times New Roman"/>
            <w:sz w:val="32"/>
            <w:szCs w:val="32"/>
            <w:rPrChange w:id="882" w:author="Chokka,Deepthi Tejaswani" w:date="2020-06-29T14:21:00Z">
              <w:rPr>
                <w:b/>
              </w:rPr>
            </w:rPrChange>
          </w:rPr>
          <w:t xml:space="preserve"> </w:t>
        </w:r>
      </w:ins>
    </w:p>
    <w:p w:rsidR="00A0455B" w:rsidRDefault="00A0455B" w:rsidP="00A0455B">
      <w:pPr>
        <w:rPr>
          <w:ins w:id="883" w:author="Chokka,Deepthi Tejaswani" w:date="2020-06-29T13:54:00Z"/>
        </w:rPr>
        <w:pPrChange w:id="884" w:author="Chokka,Deepthi Tejaswani" w:date="2020-06-29T13:54:00Z">
          <w:pPr/>
        </w:pPrChange>
      </w:pPr>
      <w:ins w:id="885" w:author="Chokka,Deepthi Tejaswani" w:date="2020-06-29T13:54:00Z">
        <w:r>
          <w:t>For further guidelines,</w:t>
        </w:r>
      </w:ins>
      <w:ins w:id="886" w:author="Chokka,Deepthi Tejaswani" w:date="2020-06-29T13:56:00Z">
        <w:r>
          <w:t xml:space="preserve"> </w:t>
        </w:r>
      </w:ins>
      <w:ins w:id="887" w:author="Chokka,Deepthi Tejaswani" w:date="2020-06-29T13:54:00Z">
        <w:r>
          <w:t>an individual can refer to the websites stated below</w:t>
        </w:r>
      </w:ins>
      <w:ins w:id="888" w:author="Chokka,Deepthi Tejaswani" w:date="2020-06-29T13:55:00Z">
        <w:r>
          <w:t>:</w:t>
        </w:r>
      </w:ins>
    </w:p>
    <w:p w:rsidR="00A0455B" w:rsidRPr="00A0455B" w:rsidRDefault="00A0455B" w:rsidP="00A0455B">
      <w:pPr>
        <w:pStyle w:val="ListParagraph"/>
        <w:numPr>
          <w:ilvl w:val="0"/>
          <w:numId w:val="41"/>
        </w:numPr>
        <w:rPr>
          <w:ins w:id="889" w:author="Chokka,Deepthi Tejaswani" w:date="2020-06-29T13:55:00Z"/>
          <w:rFonts w:ascii="Times New Roman" w:hAnsi="Times New Roman"/>
          <w:rPrChange w:id="890" w:author="Chokka,Deepthi Tejaswani" w:date="2020-06-29T13:56:00Z">
            <w:rPr>
              <w:ins w:id="891" w:author="Chokka,Deepthi Tejaswani" w:date="2020-06-29T13:55:00Z"/>
            </w:rPr>
          </w:rPrChange>
        </w:rPr>
        <w:pPrChange w:id="892" w:author="Chokka,Deepthi Tejaswani" w:date="2020-06-29T13:56:00Z">
          <w:pPr/>
        </w:pPrChange>
      </w:pPr>
      <w:ins w:id="893" w:author="Chokka,Deepthi Tejaswani" w:date="2020-06-29T13:54:00Z">
        <w:r w:rsidRPr="00A0455B">
          <w:rPr>
            <w:rFonts w:ascii="Times New Roman" w:hAnsi="Times New Roman"/>
            <w:rPrChange w:id="894" w:author="Chokka,Deepthi Tejaswani" w:date="2020-06-29T13:56:00Z">
              <w:rPr/>
            </w:rPrChange>
          </w:rPr>
          <w:fldChar w:fldCharType="begin"/>
        </w:r>
        <w:r w:rsidRPr="00A0455B">
          <w:rPr>
            <w:rFonts w:ascii="Times New Roman" w:hAnsi="Times New Roman"/>
            <w:rPrChange w:id="895" w:author="Chokka,Deepthi Tejaswani" w:date="2020-06-29T13:56:00Z">
              <w:rPr/>
            </w:rPrChange>
          </w:rPr>
          <w:instrText xml:space="preserve"> HYPERLINK "https://firebase.google.com/docs/storage" </w:instrText>
        </w:r>
        <w:r w:rsidRPr="00A0455B">
          <w:rPr>
            <w:rFonts w:ascii="Times New Roman" w:hAnsi="Times New Roman"/>
            <w:rPrChange w:id="896" w:author="Chokka,Deepthi Tejaswani" w:date="2020-06-29T13:56:00Z">
              <w:rPr/>
            </w:rPrChange>
          </w:rPr>
          <w:fldChar w:fldCharType="separate"/>
        </w:r>
        <w:r w:rsidRPr="00A0455B">
          <w:rPr>
            <w:rStyle w:val="Hyperlink"/>
            <w:rFonts w:ascii="Times New Roman" w:hAnsi="Times New Roman"/>
            <w:rPrChange w:id="897" w:author="Chokka,Deepthi Tejaswani" w:date="2020-06-29T13:56:00Z">
              <w:rPr>
                <w:rStyle w:val="Hyperlink"/>
              </w:rPr>
            </w:rPrChange>
          </w:rPr>
          <w:t>https://firebase.google.com/docs/storage</w:t>
        </w:r>
        <w:r w:rsidRPr="00A0455B">
          <w:rPr>
            <w:rFonts w:ascii="Times New Roman" w:hAnsi="Times New Roman"/>
            <w:rPrChange w:id="898" w:author="Chokka,Deepthi Tejaswani" w:date="2020-06-29T13:56:00Z">
              <w:rPr/>
            </w:rPrChange>
          </w:rPr>
          <w:fldChar w:fldCharType="end"/>
        </w:r>
      </w:ins>
    </w:p>
    <w:p w:rsidR="00A0455B" w:rsidRPr="00A0455B" w:rsidRDefault="00A0455B" w:rsidP="00A0455B">
      <w:pPr>
        <w:pStyle w:val="ListParagraph"/>
        <w:numPr>
          <w:ilvl w:val="0"/>
          <w:numId w:val="41"/>
        </w:numPr>
        <w:rPr>
          <w:ins w:id="899" w:author="Chokka,Deepthi Tejaswani" w:date="2020-06-29T13:56:00Z"/>
          <w:rFonts w:ascii="Times New Roman" w:hAnsi="Times New Roman"/>
          <w:rPrChange w:id="900" w:author="Chokka,Deepthi Tejaswani" w:date="2020-06-29T13:56:00Z">
            <w:rPr>
              <w:ins w:id="901" w:author="Chokka,Deepthi Tejaswani" w:date="2020-06-29T13:56:00Z"/>
            </w:rPr>
          </w:rPrChange>
        </w:rPr>
        <w:pPrChange w:id="902" w:author="Chokka,Deepthi Tejaswani" w:date="2020-06-29T13:56:00Z">
          <w:pPr/>
        </w:pPrChange>
      </w:pPr>
      <w:ins w:id="903" w:author="Chokka,Deepthi Tejaswani" w:date="2020-06-29T13:55:00Z">
        <w:r w:rsidRPr="00A0455B">
          <w:rPr>
            <w:rFonts w:ascii="Times New Roman" w:hAnsi="Times New Roman"/>
            <w:rPrChange w:id="904" w:author="Chokka,Deepthi Tejaswani" w:date="2020-06-29T13:56:00Z">
              <w:rPr/>
            </w:rPrChange>
          </w:rPr>
          <w:fldChar w:fldCharType="begin"/>
        </w:r>
        <w:r w:rsidRPr="00A0455B">
          <w:rPr>
            <w:rFonts w:ascii="Times New Roman" w:hAnsi="Times New Roman"/>
            <w:rPrChange w:id="905" w:author="Chokka,Deepthi Tejaswani" w:date="2020-06-29T13:56:00Z">
              <w:rPr/>
            </w:rPrChange>
          </w:rPr>
          <w:instrText xml:space="preserve"> HYPERLINK "https://firebase.google.com/docs/database/android/start" </w:instrText>
        </w:r>
        <w:r w:rsidRPr="00A0455B">
          <w:rPr>
            <w:rFonts w:ascii="Times New Roman" w:hAnsi="Times New Roman"/>
            <w:rPrChange w:id="906" w:author="Chokka,Deepthi Tejaswani" w:date="2020-06-29T13:56:00Z">
              <w:rPr/>
            </w:rPrChange>
          </w:rPr>
          <w:fldChar w:fldCharType="separate"/>
        </w:r>
        <w:r w:rsidRPr="00A0455B">
          <w:rPr>
            <w:rStyle w:val="Hyperlink"/>
            <w:rFonts w:ascii="Times New Roman" w:hAnsi="Times New Roman"/>
            <w:rPrChange w:id="907" w:author="Chokka,Deepthi Tejaswani" w:date="2020-06-29T13:56:00Z">
              <w:rPr>
                <w:rStyle w:val="Hyperlink"/>
              </w:rPr>
            </w:rPrChange>
          </w:rPr>
          <w:t>https://firebase.google.com/docs/database/android/start</w:t>
        </w:r>
        <w:r w:rsidRPr="00A0455B">
          <w:rPr>
            <w:rFonts w:ascii="Times New Roman" w:hAnsi="Times New Roman"/>
            <w:rPrChange w:id="908" w:author="Chokka,Deepthi Tejaswani" w:date="2020-06-29T13:56:00Z">
              <w:rPr/>
            </w:rPrChange>
          </w:rPr>
          <w:fldChar w:fldCharType="end"/>
        </w:r>
      </w:ins>
    </w:p>
    <w:p w:rsidR="00A0455B" w:rsidRPr="00A0455B" w:rsidRDefault="00A0455B" w:rsidP="00A0455B">
      <w:pPr>
        <w:pStyle w:val="ListParagraph"/>
        <w:numPr>
          <w:ilvl w:val="0"/>
          <w:numId w:val="41"/>
        </w:numPr>
        <w:rPr>
          <w:rFonts w:ascii="Times New Roman" w:hAnsi="Times New Roman"/>
          <w:rPrChange w:id="909" w:author="Chokka,Deepthi Tejaswani" w:date="2020-06-29T13:56:00Z">
            <w:rPr/>
          </w:rPrChange>
        </w:rPr>
        <w:pPrChange w:id="910" w:author="Chokka,Deepthi Tejaswani" w:date="2020-06-29T13:56:00Z">
          <w:pPr/>
        </w:pPrChange>
      </w:pPr>
      <w:ins w:id="911" w:author="Chokka,Deepthi Tejaswani" w:date="2020-06-29T13:56:00Z">
        <w:r w:rsidRPr="00A0455B">
          <w:rPr>
            <w:rFonts w:ascii="Times New Roman" w:hAnsi="Times New Roman"/>
            <w:rPrChange w:id="912" w:author="Chokka,Deepthi Tejaswani" w:date="2020-06-29T13:56:00Z">
              <w:rPr/>
            </w:rPrChange>
          </w:rPr>
          <w:fldChar w:fldCharType="begin"/>
        </w:r>
        <w:r w:rsidRPr="00A0455B">
          <w:rPr>
            <w:rFonts w:ascii="Times New Roman" w:hAnsi="Times New Roman"/>
            <w:rPrChange w:id="913" w:author="Chokka,Deepthi Tejaswani" w:date="2020-06-29T13:56:00Z">
              <w:rPr/>
            </w:rPrChange>
          </w:rPr>
          <w:instrText xml:space="preserve"> HYPERLINK "https://firebase.google.com/docs/storage/android/start" </w:instrText>
        </w:r>
        <w:r w:rsidRPr="00A0455B">
          <w:rPr>
            <w:rFonts w:ascii="Times New Roman" w:hAnsi="Times New Roman"/>
            <w:rPrChange w:id="914" w:author="Chokka,Deepthi Tejaswani" w:date="2020-06-29T13:56:00Z">
              <w:rPr/>
            </w:rPrChange>
          </w:rPr>
          <w:fldChar w:fldCharType="separate"/>
        </w:r>
        <w:r w:rsidRPr="00A0455B">
          <w:rPr>
            <w:rStyle w:val="Hyperlink"/>
            <w:rFonts w:ascii="Times New Roman" w:hAnsi="Times New Roman"/>
            <w:rPrChange w:id="915" w:author="Chokka,Deepthi Tejaswani" w:date="2020-06-29T13:56:00Z">
              <w:rPr>
                <w:rStyle w:val="Hyperlink"/>
              </w:rPr>
            </w:rPrChange>
          </w:rPr>
          <w:t>https://firebase.google.com/docs/storage/android/start</w:t>
        </w:r>
        <w:r w:rsidRPr="00A0455B">
          <w:rPr>
            <w:rFonts w:ascii="Times New Roman" w:hAnsi="Times New Roman"/>
            <w:rPrChange w:id="916" w:author="Chokka,Deepthi Tejaswani" w:date="2020-06-29T13:56:00Z">
              <w:rPr/>
            </w:rPrChange>
          </w:rPr>
          <w:fldChar w:fldCharType="end"/>
        </w:r>
      </w:ins>
    </w:p>
    <w:sectPr w:rsidR="00A0455B" w:rsidRPr="00A045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6B92" w:rsidRDefault="001F6B92" w:rsidP="005C16EE">
      <w:r>
        <w:separator/>
      </w:r>
    </w:p>
  </w:endnote>
  <w:endnote w:type="continuationSeparator" w:id="0">
    <w:p w:rsidR="001F6B92" w:rsidRDefault="001F6B92" w:rsidP="005C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455B" w:rsidRDefault="00A0455B">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E705C3">
      <w:rPr>
        <w:rStyle w:val="PageNumber"/>
        <w:noProof/>
      </w:rPr>
      <w:t>iv</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6B92" w:rsidRDefault="001F6B92" w:rsidP="005C16EE">
      <w:r>
        <w:separator/>
      </w:r>
    </w:p>
  </w:footnote>
  <w:footnote w:type="continuationSeparator" w:id="0">
    <w:p w:rsidR="001F6B92" w:rsidRDefault="001F6B92" w:rsidP="005C16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455B" w:rsidRDefault="00A0455B">
    <w:pPr>
      <w:pStyle w:val="Header"/>
      <w:tabs>
        <w:tab w:val="clear" w:pos="4320"/>
        <w:tab w:val="clear" w:pos="8640"/>
        <w:tab w:val="center" w:pos="4680"/>
        <w:tab w:val="right" w:pos="9360"/>
      </w:tabs>
    </w:pPr>
    <w:r>
      <w:tab/>
    </w:r>
    <w:r>
      <w:tab/>
    </w:r>
    <w:del w:id="269" w:author="Chokka,Deepthi Tejaswani" w:date="2020-06-29T13:48:00Z">
      <w:r w:rsidDel="006C47E7">
        <w:delText>&lt;</w:delText>
      </w:r>
    </w:del>
    <w:ins w:id="270" w:author="Chokka,Deepthi Tejaswani" w:date="2020-06-29T13:47:00Z">
      <w:r>
        <w:t xml:space="preserve">Pets </w:t>
      </w:r>
    </w:ins>
    <w:ins w:id="271" w:author="Chokka,Deepthi Tejaswani" w:date="2020-06-29T13:48:00Z">
      <w:r>
        <w:t>C</w:t>
      </w:r>
    </w:ins>
    <w:ins w:id="272" w:author="Chokka,Deepthi Tejaswani" w:date="2020-06-29T13:47:00Z">
      <w:r>
        <w:t>hewy</w:t>
      </w:r>
    </w:ins>
    <w:del w:id="273" w:author="Chokka,Deepthi Tejaswani" w:date="2020-06-29T13:47:00Z">
      <w:r w:rsidDel="006C47E7">
        <w:delText>Project Name</w:delText>
      </w:r>
    </w:del>
    <w:del w:id="274" w:author="Chokka,Deepthi Tejaswani" w:date="2020-06-29T13:48:00Z">
      <w:r w:rsidDel="006C47E7">
        <w:delText>&gt;</w:delText>
      </w:r>
    </w:del>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83DC7"/>
    <w:multiLevelType w:val="hybridMultilevel"/>
    <w:tmpl w:val="A64AF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50FEA"/>
    <w:multiLevelType w:val="hybridMultilevel"/>
    <w:tmpl w:val="52666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403C13"/>
    <w:multiLevelType w:val="hybridMultilevel"/>
    <w:tmpl w:val="EC7E5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E2D01"/>
    <w:multiLevelType w:val="multilevel"/>
    <w:tmpl w:val="5F8E4472"/>
    <w:lvl w:ilvl="0">
      <w:start w:val="3"/>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7FD08C0"/>
    <w:multiLevelType w:val="multilevel"/>
    <w:tmpl w:val="11A09C8E"/>
    <w:lvl w:ilvl="0">
      <w:start w:val="1"/>
      <w:numFmt w:val="bullet"/>
      <w:lvlText w:val=""/>
      <w:lvlJc w:val="left"/>
      <w:pPr>
        <w:ind w:left="1080" w:hanging="360"/>
      </w:pPr>
      <w:rPr>
        <w:rFonts w:ascii="Symbol" w:hAnsi="Symbol"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 w15:restartNumberingAfterBreak="0">
    <w:nsid w:val="1A2236BF"/>
    <w:multiLevelType w:val="multilevel"/>
    <w:tmpl w:val="1848C814"/>
    <w:lvl w:ilvl="0">
      <w:start w:val="1"/>
      <w:numFmt w:val="decimal"/>
      <w:lvlText w:val="%1."/>
      <w:lvlJc w:val="left"/>
      <w:pPr>
        <w:ind w:left="720" w:hanging="360"/>
      </w:pPr>
      <w:rPr>
        <w:rFonts w:hint="default"/>
      </w:rPr>
    </w:lvl>
    <w:lvl w:ilvl="1">
      <w:start w:val="2"/>
      <w:numFmt w:val="decimal"/>
      <w:isLgl/>
      <w:lvlText w:val="%1.%2."/>
      <w:lvlJc w:val="left"/>
      <w:pPr>
        <w:ind w:left="99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A240E6E"/>
    <w:multiLevelType w:val="multilevel"/>
    <w:tmpl w:val="155EFBC6"/>
    <w:numStyleLink w:val="ImportedStyle1"/>
  </w:abstractNum>
  <w:abstractNum w:abstractNumId="7" w15:restartNumberingAfterBreak="0">
    <w:nsid w:val="1A5E42A7"/>
    <w:multiLevelType w:val="multilevel"/>
    <w:tmpl w:val="B91CFF52"/>
    <w:lvl w:ilvl="0">
      <w:start w:val="1"/>
      <w:numFmt w:val="decimal"/>
      <w:lvlText w:val="%1."/>
      <w:lvlJc w:val="left"/>
      <w:pPr>
        <w:ind w:left="720" w:hanging="360"/>
      </w:pPr>
      <w:rPr>
        <w:rFonts w:eastAsia="Time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6E720B7"/>
    <w:multiLevelType w:val="multilevel"/>
    <w:tmpl w:val="6CA0BBD4"/>
    <w:lvl w:ilvl="0">
      <w:start w:val="6"/>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DBA64E6"/>
    <w:multiLevelType w:val="multilevel"/>
    <w:tmpl w:val="2E468E20"/>
    <w:lvl w:ilvl="0">
      <w:start w:val="6"/>
      <w:numFmt w:val="decimal"/>
      <w:lvlText w:val="%1."/>
      <w:lvlJc w:val="left"/>
      <w:pPr>
        <w:ind w:left="480" w:hanging="4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EB92DBE"/>
    <w:multiLevelType w:val="hybridMultilevel"/>
    <w:tmpl w:val="D158A6AA"/>
    <w:lvl w:ilvl="0" w:tplc="66C614B0">
      <w:start w:val="1"/>
      <w:numFmt w:val="lowerLetter"/>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FC2C8A"/>
    <w:multiLevelType w:val="multilevel"/>
    <w:tmpl w:val="11A09C8E"/>
    <w:lvl w:ilvl="0">
      <w:start w:val="1"/>
      <w:numFmt w:val="bullet"/>
      <w:lvlText w:val=""/>
      <w:lvlJc w:val="left"/>
      <w:pPr>
        <w:ind w:left="1080" w:hanging="360"/>
      </w:pPr>
      <w:rPr>
        <w:rFonts w:ascii="Symbol" w:hAnsi="Symbol"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2" w15:restartNumberingAfterBreak="0">
    <w:nsid w:val="2F811147"/>
    <w:multiLevelType w:val="multilevel"/>
    <w:tmpl w:val="1CECEB9A"/>
    <w:lvl w:ilvl="0">
      <w:start w:val="3"/>
      <w:numFmt w:val="decimal"/>
      <w:lvlText w:val="%1"/>
      <w:lvlJc w:val="left"/>
      <w:pPr>
        <w:ind w:left="405" w:hanging="405"/>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32494D5B"/>
    <w:multiLevelType w:val="multilevel"/>
    <w:tmpl w:val="11A09C8E"/>
    <w:lvl w:ilvl="0">
      <w:start w:val="1"/>
      <w:numFmt w:val="bullet"/>
      <w:lvlText w:val=""/>
      <w:lvlJc w:val="left"/>
      <w:pPr>
        <w:ind w:left="1800" w:hanging="360"/>
      </w:pPr>
      <w:rPr>
        <w:rFonts w:ascii="Symbol" w:hAnsi="Symbol" w:hint="default"/>
      </w:rPr>
    </w:lvl>
    <w:lvl w:ilvl="1">
      <w:start w:val="3"/>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14" w15:restartNumberingAfterBreak="0">
    <w:nsid w:val="325E6C47"/>
    <w:multiLevelType w:val="hybridMultilevel"/>
    <w:tmpl w:val="46AE0CC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16" w15:restartNumberingAfterBreak="0">
    <w:nsid w:val="37F152E8"/>
    <w:multiLevelType w:val="multilevel"/>
    <w:tmpl w:val="B7AE04AC"/>
    <w:lvl w:ilvl="0">
      <w:start w:val="3"/>
      <w:numFmt w:val="decimal"/>
      <w:lvlText w:val="%1."/>
      <w:lvlJc w:val="left"/>
      <w:pPr>
        <w:ind w:left="540" w:hanging="540"/>
      </w:pPr>
      <w:rPr>
        <w:rFonts w:hint="default"/>
        <w:b/>
      </w:rPr>
    </w:lvl>
    <w:lvl w:ilvl="1">
      <w:start w:val="5"/>
      <w:numFmt w:val="decimal"/>
      <w:lvlText w:val="%1.%2."/>
      <w:lvlJc w:val="left"/>
      <w:pPr>
        <w:ind w:left="1152" w:hanging="540"/>
      </w:pPr>
      <w:rPr>
        <w:rFonts w:hint="default"/>
        <w:b/>
      </w:rPr>
    </w:lvl>
    <w:lvl w:ilvl="2">
      <w:start w:val="1"/>
      <w:numFmt w:val="decimal"/>
      <w:lvlText w:val="%1.%2.%3."/>
      <w:lvlJc w:val="left"/>
      <w:pPr>
        <w:ind w:left="1944" w:hanging="720"/>
      </w:pPr>
      <w:rPr>
        <w:rFonts w:hint="default"/>
        <w:b/>
      </w:rPr>
    </w:lvl>
    <w:lvl w:ilvl="3">
      <w:start w:val="1"/>
      <w:numFmt w:val="decimal"/>
      <w:lvlText w:val="%1.%2.%3.%4."/>
      <w:lvlJc w:val="left"/>
      <w:pPr>
        <w:ind w:left="2556" w:hanging="720"/>
      </w:pPr>
      <w:rPr>
        <w:rFonts w:hint="default"/>
        <w:b/>
      </w:rPr>
    </w:lvl>
    <w:lvl w:ilvl="4">
      <w:start w:val="1"/>
      <w:numFmt w:val="decimal"/>
      <w:lvlText w:val="%1.%2.%3.%4.%5."/>
      <w:lvlJc w:val="left"/>
      <w:pPr>
        <w:ind w:left="3528" w:hanging="1080"/>
      </w:pPr>
      <w:rPr>
        <w:rFonts w:hint="default"/>
        <w:b/>
      </w:rPr>
    </w:lvl>
    <w:lvl w:ilvl="5">
      <w:start w:val="1"/>
      <w:numFmt w:val="decimal"/>
      <w:lvlText w:val="%1.%2.%3.%4.%5.%6."/>
      <w:lvlJc w:val="left"/>
      <w:pPr>
        <w:ind w:left="4140" w:hanging="1080"/>
      </w:pPr>
      <w:rPr>
        <w:rFonts w:hint="default"/>
        <w:b/>
      </w:rPr>
    </w:lvl>
    <w:lvl w:ilvl="6">
      <w:start w:val="1"/>
      <w:numFmt w:val="decimal"/>
      <w:lvlText w:val="%1.%2.%3.%4.%5.%6.%7."/>
      <w:lvlJc w:val="left"/>
      <w:pPr>
        <w:ind w:left="5112" w:hanging="1440"/>
      </w:pPr>
      <w:rPr>
        <w:rFonts w:hint="default"/>
        <w:b/>
      </w:rPr>
    </w:lvl>
    <w:lvl w:ilvl="7">
      <w:start w:val="1"/>
      <w:numFmt w:val="decimal"/>
      <w:lvlText w:val="%1.%2.%3.%4.%5.%6.%7.%8."/>
      <w:lvlJc w:val="left"/>
      <w:pPr>
        <w:ind w:left="5724" w:hanging="1440"/>
      </w:pPr>
      <w:rPr>
        <w:rFonts w:hint="default"/>
        <w:b/>
      </w:rPr>
    </w:lvl>
    <w:lvl w:ilvl="8">
      <w:start w:val="1"/>
      <w:numFmt w:val="decimal"/>
      <w:lvlText w:val="%1.%2.%3.%4.%5.%6.%7.%8.%9."/>
      <w:lvlJc w:val="left"/>
      <w:pPr>
        <w:ind w:left="6696" w:hanging="1800"/>
      </w:pPr>
      <w:rPr>
        <w:rFonts w:hint="default"/>
        <w:b/>
      </w:rPr>
    </w:lvl>
  </w:abstractNum>
  <w:abstractNum w:abstractNumId="17" w15:restartNumberingAfterBreak="0">
    <w:nsid w:val="40594685"/>
    <w:multiLevelType w:val="multilevel"/>
    <w:tmpl w:val="5232AF56"/>
    <w:lvl w:ilvl="0">
      <w:start w:val="3"/>
      <w:numFmt w:val="decimal"/>
      <w:lvlText w:val="%1"/>
      <w:lvlJc w:val="left"/>
      <w:pPr>
        <w:ind w:left="405" w:hanging="405"/>
      </w:pPr>
      <w:rPr>
        <w:rFonts w:hint="default"/>
      </w:rPr>
    </w:lvl>
    <w:lvl w:ilvl="1">
      <w:start w:val="5"/>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8" w15:restartNumberingAfterBreak="0">
    <w:nsid w:val="46515BB3"/>
    <w:multiLevelType w:val="multilevel"/>
    <w:tmpl w:val="83106E7A"/>
    <w:lvl w:ilvl="0">
      <w:start w:val="6"/>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467B134D"/>
    <w:multiLevelType w:val="multilevel"/>
    <w:tmpl w:val="4140A0F8"/>
    <w:lvl w:ilvl="0">
      <w:start w:val="2"/>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8F3550E"/>
    <w:multiLevelType w:val="multilevel"/>
    <w:tmpl w:val="155EFBC6"/>
    <w:numStyleLink w:val="ImportedStyle1"/>
  </w:abstractNum>
  <w:abstractNum w:abstractNumId="21" w15:restartNumberingAfterBreak="0">
    <w:nsid w:val="4B831DBC"/>
    <w:multiLevelType w:val="hybridMultilevel"/>
    <w:tmpl w:val="6D6AD5F4"/>
    <w:lvl w:ilvl="0" w:tplc="DA0A47DE">
      <w:start w:val="1"/>
      <w:numFmt w:val="decimal"/>
      <w:lvlText w:val="%1."/>
      <w:lvlJc w:val="left"/>
      <w:pPr>
        <w:ind w:left="720" w:hanging="360"/>
      </w:pPr>
      <w:rPr>
        <w:rFonts w:eastAsia="Time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780E1B"/>
    <w:multiLevelType w:val="multilevel"/>
    <w:tmpl w:val="11A09C8E"/>
    <w:lvl w:ilvl="0">
      <w:start w:val="1"/>
      <w:numFmt w:val="bullet"/>
      <w:lvlText w:val=""/>
      <w:lvlJc w:val="left"/>
      <w:pPr>
        <w:ind w:left="1080" w:hanging="360"/>
      </w:pPr>
      <w:rPr>
        <w:rFonts w:ascii="Symbol" w:hAnsi="Symbol"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3" w15:restartNumberingAfterBreak="0">
    <w:nsid w:val="509A5B25"/>
    <w:multiLevelType w:val="multilevel"/>
    <w:tmpl w:val="A9B05590"/>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0CB3620"/>
    <w:multiLevelType w:val="hybridMultilevel"/>
    <w:tmpl w:val="623AC4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6695505"/>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5D4F7A1E"/>
    <w:multiLevelType w:val="hybridMultilevel"/>
    <w:tmpl w:val="909AC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AB1860"/>
    <w:multiLevelType w:val="multilevel"/>
    <w:tmpl w:val="11A09C8E"/>
    <w:lvl w:ilvl="0">
      <w:start w:val="1"/>
      <w:numFmt w:val="bullet"/>
      <w:lvlText w:val=""/>
      <w:lvlJc w:val="left"/>
      <w:pPr>
        <w:ind w:left="1800" w:hanging="360"/>
      </w:pPr>
      <w:rPr>
        <w:rFonts w:ascii="Symbol" w:hAnsi="Symbol" w:hint="default"/>
      </w:rPr>
    </w:lvl>
    <w:lvl w:ilvl="1">
      <w:start w:val="3"/>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28" w15:restartNumberingAfterBreak="0">
    <w:nsid w:val="64241674"/>
    <w:multiLevelType w:val="multilevel"/>
    <w:tmpl w:val="11A09C8E"/>
    <w:lvl w:ilvl="0">
      <w:start w:val="1"/>
      <w:numFmt w:val="bullet"/>
      <w:lvlText w:val=""/>
      <w:lvlJc w:val="left"/>
      <w:pPr>
        <w:ind w:left="720" w:hanging="360"/>
      </w:pPr>
      <w:rPr>
        <w:rFonts w:ascii="Symbol" w:hAnsi="Symbol"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663D7ACC"/>
    <w:multiLevelType w:val="hybridMultilevel"/>
    <w:tmpl w:val="50E61EB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FC954AE"/>
    <w:multiLevelType w:val="hybridMultilevel"/>
    <w:tmpl w:val="CD248C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707E59F2"/>
    <w:multiLevelType w:val="hybridMultilevel"/>
    <w:tmpl w:val="A37A1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B04A01"/>
    <w:multiLevelType w:val="multilevel"/>
    <w:tmpl w:val="495E1A04"/>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74D5690F"/>
    <w:multiLevelType w:val="hybridMultilevel"/>
    <w:tmpl w:val="6F6CE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DB6F20"/>
    <w:multiLevelType w:val="multilevel"/>
    <w:tmpl w:val="E9DC43AA"/>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76F61206"/>
    <w:multiLevelType w:val="multilevel"/>
    <w:tmpl w:val="62862000"/>
    <w:lvl w:ilvl="0">
      <w:start w:val="1"/>
      <w:numFmt w:val="lowerLetter"/>
      <w:lvlText w:val="%1)"/>
      <w:lvlJc w:val="left"/>
      <w:pPr>
        <w:ind w:left="1080" w:hanging="360"/>
      </w:pPr>
      <w:rPr>
        <w:rFonts w:hint="default"/>
        <w:b/>
      </w:rPr>
    </w:lvl>
    <w:lvl w:ilvl="1">
      <w:start w:val="2"/>
      <w:numFmt w:val="decimal"/>
      <w:isLgl/>
      <w:lvlText w:val="%1.%2."/>
      <w:lvlJc w:val="left"/>
      <w:pPr>
        <w:ind w:left="1275" w:hanging="55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6" w15:restartNumberingAfterBreak="0">
    <w:nsid w:val="793D7944"/>
    <w:multiLevelType w:val="hybridMultilevel"/>
    <w:tmpl w:val="03701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9895F3B"/>
    <w:multiLevelType w:val="hybridMultilevel"/>
    <w:tmpl w:val="52D88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A991DE0"/>
    <w:multiLevelType w:val="hybridMultilevel"/>
    <w:tmpl w:val="C4A202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9" w15:restartNumberingAfterBreak="0">
    <w:nsid w:val="7B111466"/>
    <w:multiLevelType w:val="multilevel"/>
    <w:tmpl w:val="8F4CD99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7B15361F"/>
    <w:multiLevelType w:val="multilevel"/>
    <w:tmpl w:val="DF36C0D6"/>
    <w:lvl w:ilvl="0">
      <w:start w:val="2"/>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7CFD5450"/>
    <w:multiLevelType w:val="hybridMultilevel"/>
    <w:tmpl w:val="81EE2E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5"/>
  </w:num>
  <w:num w:numId="2">
    <w:abstractNumId w:val="20"/>
  </w:num>
  <w:num w:numId="3">
    <w:abstractNumId w:val="15"/>
  </w:num>
  <w:num w:numId="4">
    <w:abstractNumId w:val="30"/>
  </w:num>
  <w:num w:numId="5">
    <w:abstractNumId w:val="5"/>
  </w:num>
  <w:num w:numId="6">
    <w:abstractNumId w:val="23"/>
  </w:num>
  <w:num w:numId="7">
    <w:abstractNumId w:val="0"/>
  </w:num>
  <w:num w:numId="8">
    <w:abstractNumId w:val="22"/>
  </w:num>
  <w:num w:numId="9">
    <w:abstractNumId w:val="32"/>
  </w:num>
  <w:num w:numId="10">
    <w:abstractNumId w:val="10"/>
  </w:num>
  <w:num w:numId="11">
    <w:abstractNumId w:val="35"/>
  </w:num>
  <w:num w:numId="12">
    <w:abstractNumId w:val="1"/>
  </w:num>
  <w:num w:numId="13">
    <w:abstractNumId w:val="33"/>
  </w:num>
  <w:num w:numId="14">
    <w:abstractNumId w:val="24"/>
  </w:num>
  <w:num w:numId="15">
    <w:abstractNumId w:val="37"/>
  </w:num>
  <w:num w:numId="16">
    <w:abstractNumId w:val="41"/>
  </w:num>
  <w:num w:numId="17">
    <w:abstractNumId w:val="28"/>
  </w:num>
  <w:num w:numId="18">
    <w:abstractNumId w:val="13"/>
  </w:num>
  <w:num w:numId="19">
    <w:abstractNumId w:val="27"/>
  </w:num>
  <w:num w:numId="20">
    <w:abstractNumId w:val="4"/>
  </w:num>
  <w:num w:numId="21">
    <w:abstractNumId w:val="11"/>
  </w:num>
  <w:num w:numId="22">
    <w:abstractNumId w:val="26"/>
  </w:num>
  <w:num w:numId="23">
    <w:abstractNumId w:val="34"/>
  </w:num>
  <w:num w:numId="24">
    <w:abstractNumId w:val="3"/>
  </w:num>
  <w:num w:numId="25">
    <w:abstractNumId w:val="19"/>
  </w:num>
  <w:num w:numId="26">
    <w:abstractNumId w:val="40"/>
  </w:num>
  <w:num w:numId="27">
    <w:abstractNumId w:val="12"/>
  </w:num>
  <w:num w:numId="28">
    <w:abstractNumId w:val="16"/>
  </w:num>
  <w:num w:numId="29">
    <w:abstractNumId w:val="17"/>
  </w:num>
  <w:num w:numId="30">
    <w:abstractNumId w:val="7"/>
  </w:num>
  <w:num w:numId="31">
    <w:abstractNumId w:val="21"/>
  </w:num>
  <w:num w:numId="32">
    <w:abstractNumId w:val="6"/>
  </w:num>
  <w:num w:numId="33">
    <w:abstractNumId w:val="36"/>
  </w:num>
  <w:num w:numId="34">
    <w:abstractNumId w:val="39"/>
  </w:num>
  <w:num w:numId="35">
    <w:abstractNumId w:val="29"/>
  </w:num>
  <w:num w:numId="36">
    <w:abstractNumId w:val="14"/>
  </w:num>
  <w:num w:numId="37">
    <w:abstractNumId w:val="38"/>
  </w:num>
  <w:num w:numId="38">
    <w:abstractNumId w:val="18"/>
  </w:num>
  <w:num w:numId="39">
    <w:abstractNumId w:val="31"/>
  </w:num>
  <w:num w:numId="40">
    <w:abstractNumId w:val="9"/>
  </w:num>
  <w:num w:numId="41">
    <w:abstractNumId w:val="2"/>
  </w:num>
  <w:num w:numId="4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okka,Deepthi Tejaswani">
    <w15:presenceInfo w15:providerId="AD" w15:userId="S-1-5-21-2139973840-800022822-604069369-1708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6EE"/>
    <w:rsid w:val="0001356C"/>
    <w:rsid w:val="00024FB6"/>
    <w:rsid w:val="00060668"/>
    <w:rsid w:val="00070915"/>
    <w:rsid w:val="0011074D"/>
    <w:rsid w:val="00113573"/>
    <w:rsid w:val="00116AC2"/>
    <w:rsid w:val="0012717E"/>
    <w:rsid w:val="001700E6"/>
    <w:rsid w:val="00174E40"/>
    <w:rsid w:val="001B1926"/>
    <w:rsid w:val="001D7679"/>
    <w:rsid w:val="001F6B92"/>
    <w:rsid w:val="00206B9A"/>
    <w:rsid w:val="002433A1"/>
    <w:rsid w:val="002B5759"/>
    <w:rsid w:val="002C07DA"/>
    <w:rsid w:val="0033267A"/>
    <w:rsid w:val="003A40D1"/>
    <w:rsid w:val="003E5E39"/>
    <w:rsid w:val="004335C4"/>
    <w:rsid w:val="0044298F"/>
    <w:rsid w:val="00490B7C"/>
    <w:rsid w:val="004A47B7"/>
    <w:rsid w:val="004B1E75"/>
    <w:rsid w:val="00524F5C"/>
    <w:rsid w:val="00526B5D"/>
    <w:rsid w:val="0058387A"/>
    <w:rsid w:val="00594684"/>
    <w:rsid w:val="005A048A"/>
    <w:rsid w:val="005C16EE"/>
    <w:rsid w:val="005D2EA9"/>
    <w:rsid w:val="005D75BA"/>
    <w:rsid w:val="00600F04"/>
    <w:rsid w:val="006447B5"/>
    <w:rsid w:val="00655288"/>
    <w:rsid w:val="00672018"/>
    <w:rsid w:val="006B4B30"/>
    <w:rsid w:val="006B4BB2"/>
    <w:rsid w:val="006C47E7"/>
    <w:rsid w:val="006C4BE9"/>
    <w:rsid w:val="007231A8"/>
    <w:rsid w:val="00751F00"/>
    <w:rsid w:val="00792EBD"/>
    <w:rsid w:val="007D083A"/>
    <w:rsid w:val="007F482A"/>
    <w:rsid w:val="00827834"/>
    <w:rsid w:val="00894054"/>
    <w:rsid w:val="008A4113"/>
    <w:rsid w:val="008A7D04"/>
    <w:rsid w:val="008B7E4C"/>
    <w:rsid w:val="008D568F"/>
    <w:rsid w:val="008E4C80"/>
    <w:rsid w:val="00941EDE"/>
    <w:rsid w:val="0097364B"/>
    <w:rsid w:val="00982E85"/>
    <w:rsid w:val="009F30D8"/>
    <w:rsid w:val="00A02055"/>
    <w:rsid w:val="00A0455B"/>
    <w:rsid w:val="00A168F0"/>
    <w:rsid w:val="00AA150C"/>
    <w:rsid w:val="00AC1FF6"/>
    <w:rsid w:val="00AF53F4"/>
    <w:rsid w:val="00B62A61"/>
    <w:rsid w:val="00B66EAE"/>
    <w:rsid w:val="00B72E0D"/>
    <w:rsid w:val="00BE76CC"/>
    <w:rsid w:val="00C43EF8"/>
    <w:rsid w:val="00C91CCA"/>
    <w:rsid w:val="00D416DC"/>
    <w:rsid w:val="00D46641"/>
    <w:rsid w:val="00D507E6"/>
    <w:rsid w:val="00D5285B"/>
    <w:rsid w:val="00D60035"/>
    <w:rsid w:val="00D71118"/>
    <w:rsid w:val="00D83F2F"/>
    <w:rsid w:val="00D97BEA"/>
    <w:rsid w:val="00DC0999"/>
    <w:rsid w:val="00DE3BD1"/>
    <w:rsid w:val="00E0147F"/>
    <w:rsid w:val="00E01F9D"/>
    <w:rsid w:val="00E13A57"/>
    <w:rsid w:val="00E146F2"/>
    <w:rsid w:val="00E705C3"/>
    <w:rsid w:val="00EC0565"/>
    <w:rsid w:val="00ED167C"/>
    <w:rsid w:val="00EE6209"/>
    <w:rsid w:val="00F2182E"/>
    <w:rsid w:val="00F44F03"/>
    <w:rsid w:val="00F66984"/>
    <w:rsid w:val="00F8456E"/>
    <w:rsid w:val="00FC5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B60E8"/>
  <w15:chartTrackingRefBased/>
  <w15:docId w15:val="{554A37A3-0F6B-4CD3-A185-4A9A065A9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16EE"/>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5C16EE"/>
    <w:pPr>
      <w:keepNext/>
      <w:spacing w:before="240" w:after="120"/>
      <w:outlineLvl w:val="0"/>
    </w:pPr>
    <w:rPr>
      <w:b/>
      <w:sz w:val="32"/>
    </w:rPr>
  </w:style>
  <w:style w:type="paragraph" w:styleId="Heading2">
    <w:name w:val="heading 2"/>
    <w:basedOn w:val="Normal"/>
    <w:next w:val="Normal"/>
    <w:link w:val="Heading2Char"/>
    <w:uiPriority w:val="9"/>
    <w:semiHidden/>
    <w:unhideWhenUsed/>
    <w:qFormat/>
    <w:rsid w:val="004A47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5C16EE"/>
    <w:pPr>
      <w:keepNext/>
      <w:spacing w:before="12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C16EE"/>
    <w:rPr>
      <w:rFonts w:ascii="Times" w:eastAsia="Times" w:hAnsi="Times" w:cs="Times New Roman"/>
      <w:b/>
      <w:sz w:val="32"/>
      <w:szCs w:val="20"/>
    </w:rPr>
  </w:style>
  <w:style w:type="character" w:customStyle="1" w:styleId="Heading3Char">
    <w:name w:val="Heading 3 Char"/>
    <w:basedOn w:val="DefaultParagraphFont"/>
    <w:link w:val="Heading3"/>
    <w:rsid w:val="005C16EE"/>
    <w:rPr>
      <w:rFonts w:ascii="Times" w:eastAsia="Times" w:hAnsi="Times" w:cs="Times New Roman"/>
      <w:b/>
      <w:sz w:val="24"/>
      <w:szCs w:val="20"/>
    </w:rPr>
  </w:style>
  <w:style w:type="paragraph" w:styleId="Header">
    <w:name w:val="header"/>
    <w:basedOn w:val="Normal"/>
    <w:link w:val="HeaderChar"/>
    <w:rsid w:val="005C16EE"/>
    <w:pPr>
      <w:tabs>
        <w:tab w:val="center" w:pos="4320"/>
        <w:tab w:val="right" w:pos="8640"/>
      </w:tabs>
    </w:pPr>
  </w:style>
  <w:style w:type="character" w:customStyle="1" w:styleId="HeaderChar">
    <w:name w:val="Header Char"/>
    <w:basedOn w:val="DefaultParagraphFont"/>
    <w:link w:val="Header"/>
    <w:rsid w:val="005C16EE"/>
    <w:rPr>
      <w:rFonts w:ascii="Times" w:eastAsia="Times" w:hAnsi="Times" w:cs="Times New Roman"/>
      <w:sz w:val="24"/>
      <w:szCs w:val="20"/>
    </w:rPr>
  </w:style>
  <w:style w:type="paragraph" w:styleId="Footer">
    <w:name w:val="footer"/>
    <w:basedOn w:val="Normal"/>
    <w:link w:val="FooterChar"/>
    <w:semiHidden/>
    <w:rsid w:val="005C16EE"/>
    <w:pPr>
      <w:tabs>
        <w:tab w:val="center" w:pos="4320"/>
        <w:tab w:val="right" w:pos="8640"/>
      </w:tabs>
    </w:pPr>
  </w:style>
  <w:style w:type="character" w:customStyle="1" w:styleId="FooterChar">
    <w:name w:val="Footer Char"/>
    <w:basedOn w:val="DefaultParagraphFont"/>
    <w:link w:val="Footer"/>
    <w:semiHidden/>
    <w:rsid w:val="005C16EE"/>
    <w:rPr>
      <w:rFonts w:ascii="Times" w:eastAsia="Times" w:hAnsi="Times" w:cs="Times New Roman"/>
      <w:sz w:val="24"/>
      <w:szCs w:val="20"/>
    </w:rPr>
  </w:style>
  <w:style w:type="character" w:styleId="PageNumber">
    <w:name w:val="page number"/>
    <w:basedOn w:val="DefaultParagraphFont"/>
    <w:semiHidden/>
    <w:rsid w:val="005C16EE"/>
  </w:style>
  <w:style w:type="paragraph" w:styleId="Title">
    <w:name w:val="Title"/>
    <w:basedOn w:val="Normal"/>
    <w:link w:val="TitleChar"/>
    <w:qFormat/>
    <w:rsid w:val="005C16EE"/>
    <w:pPr>
      <w:jc w:val="center"/>
    </w:pPr>
    <w:rPr>
      <w:b/>
      <w:sz w:val="32"/>
    </w:rPr>
  </w:style>
  <w:style w:type="character" w:customStyle="1" w:styleId="TitleChar">
    <w:name w:val="Title Char"/>
    <w:basedOn w:val="DefaultParagraphFont"/>
    <w:link w:val="Title"/>
    <w:rsid w:val="005C16EE"/>
    <w:rPr>
      <w:rFonts w:ascii="Times" w:eastAsia="Times" w:hAnsi="Times" w:cs="Times New Roman"/>
      <w:b/>
      <w:sz w:val="32"/>
      <w:szCs w:val="20"/>
    </w:rPr>
  </w:style>
  <w:style w:type="character" w:styleId="Strong">
    <w:name w:val="Strong"/>
    <w:uiPriority w:val="22"/>
    <w:qFormat/>
    <w:rsid w:val="005C16EE"/>
    <w:rPr>
      <w:b/>
    </w:rPr>
  </w:style>
  <w:style w:type="paragraph" w:customStyle="1" w:styleId="Body">
    <w:name w:val="Body"/>
    <w:rsid w:val="005C16EE"/>
    <w:pPr>
      <w:pBdr>
        <w:top w:val="nil"/>
        <w:left w:val="nil"/>
        <w:bottom w:val="nil"/>
        <w:right w:val="nil"/>
        <w:between w:val="nil"/>
        <w:bar w:val="nil"/>
      </w:pBdr>
      <w:tabs>
        <w:tab w:val="left" w:pos="180"/>
        <w:tab w:val="left" w:pos="360"/>
        <w:tab w:val="left" w:pos="720"/>
      </w:tabs>
      <w:spacing w:after="0" w:line="240" w:lineRule="auto"/>
    </w:pPr>
    <w:rPr>
      <w:rFonts w:ascii="Times" w:eastAsia="Arial Unicode MS" w:hAnsi="Times" w:cs="Arial Unicode MS"/>
      <w:color w:val="000000"/>
      <w:sz w:val="24"/>
      <w:szCs w:val="24"/>
      <w:u w:color="000000"/>
      <w:bdr w:val="nil"/>
    </w:rPr>
  </w:style>
  <w:style w:type="numbering" w:customStyle="1" w:styleId="ImportedStyle1">
    <w:name w:val="Imported Style 1"/>
    <w:rsid w:val="005C16EE"/>
    <w:pPr>
      <w:numPr>
        <w:numId w:val="1"/>
      </w:numPr>
    </w:pPr>
  </w:style>
  <w:style w:type="paragraph" w:styleId="ListParagraph">
    <w:name w:val="List Paragraph"/>
    <w:basedOn w:val="Normal"/>
    <w:uiPriority w:val="34"/>
    <w:qFormat/>
    <w:rsid w:val="005C16EE"/>
    <w:pPr>
      <w:ind w:left="720"/>
    </w:pPr>
  </w:style>
  <w:style w:type="character" w:styleId="Emphasis">
    <w:name w:val="Emphasis"/>
    <w:uiPriority w:val="20"/>
    <w:qFormat/>
    <w:rsid w:val="005C16EE"/>
    <w:rPr>
      <w:i/>
      <w:iCs/>
    </w:rPr>
  </w:style>
  <w:style w:type="paragraph" w:styleId="NormalWeb">
    <w:name w:val="Normal (Web)"/>
    <w:basedOn w:val="Normal"/>
    <w:uiPriority w:val="99"/>
    <w:semiHidden/>
    <w:unhideWhenUsed/>
    <w:rsid w:val="005C16EE"/>
    <w:pPr>
      <w:tabs>
        <w:tab w:val="clear" w:pos="180"/>
        <w:tab w:val="clear" w:pos="360"/>
        <w:tab w:val="clear" w:pos="720"/>
      </w:tabs>
      <w:spacing w:before="100" w:beforeAutospacing="1" w:after="100" w:afterAutospacing="1"/>
    </w:pPr>
    <w:rPr>
      <w:rFonts w:ascii="Times New Roman" w:eastAsia="Times New Roman" w:hAnsi="Times New Roman"/>
      <w:szCs w:val="24"/>
    </w:rPr>
  </w:style>
  <w:style w:type="character" w:styleId="Hyperlink">
    <w:name w:val="Hyperlink"/>
    <w:uiPriority w:val="99"/>
    <w:unhideWhenUsed/>
    <w:rsid w:val="005C16EE"/>
    <w:rPr>
      <w:color w:val="0563C1"/>
      <w:u w:val="single"/>
    </w:rPr>
  </w:style>
  <w:style w:type="character" w:customStyle="1" w:styleId="Heading2Char">
    <w:name w:val="Heading 2 Char"/>
    <w:basedOn w:val="DefaultParagraphFont"/>
    <w:link w:val="Heading2"/>
    <w:uiPriority w:val="9"/>
    <w:semiHidden/>
    <w:rsid w:val="004A47B7"/>
    <w:rPr>
      <w:rFonts w:asciiTheme="majorHAnsi" w:eastAsiaTheme="majorEastAsia" w:hAnsiTheme="majorHAnsi" w:cstheme="majorBidi"/>
      <w:color w:val="2E74B5" w:themeColor="accent1" w:themeShade="BF"/>
      <w:sz w:val="26"/>
      <w:szCs w:val="26"/>
    </w:rPr>
  </w:style>
  <w:style w:type="paragraph" w:styleId="TOC5">
    <w:name w:val="toc 5"/>
    <w:basedOn w:val="Normal"/>
    <w:next w:val="Normal"/>
    <w:autoRedefine/>
    <w:semiHidden/>
    <w:rsid w:val="00070915"/>
    <w:pPr>
      <w:tabs>
        <w:tab w:val="clear" w:pos="180"/>
        <w:tab w:val="clear" w:pos="360"/>
        <w:tab w:val="clear" w:pos="720"/>
      </w:tabs>
      <w:ind w:left="960"/>
    </w:pPr>
    <w:rPr>
      <w:sz w:val="18"/>
    </w:rPr>
  </w:style>
  <w:style w:type="table" w:styleId="TableGrid">
    <w:name w:val="Table Grid"/>
    <w:basedOn w:val="TableNormal"/>
    <w:uiPriority w:val="39"/>
    <w:rsid w:val="00792E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1370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v-softinc.com/importance-e-commerce-mobile-applications/" TargetMode="External"/><Relationship Id="rId18" Type="http://schemas.openxmlformats.org/officeDocument/2006/relationships/image" Target="media/image5.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header" Target="header1.xml"/><Relationship Id="rId12" Type="http://schemas.openxmlformats.org/officeDocument/2006/relationships/hyperlink" Target="https://opus.govst.edu/cgi/viewcontent.cgi?article=1079&amp;context=capstones"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agilemodeling.com/" TargetMode="Externa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hyperlink" Target="http://msdn.microsoft.com/"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www.w3schools.com/" TargetMode="Externa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5388</TotalTime>
  <Pages>21</Pages>
  <Words>4073</Words>
  <Characters>23220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27239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Chokka,Deepthi Tejaswani</dc:creator>
  <cp:keywords/>
  <dc:description/>
  <cp:lastModifiedBy>Chokka,Deepthi Tejaswani</cp:lastModifiedBy>
  <cp:revision>21</cp:revision>
  <dcterms:created xsi:type="dcterms:W3CDTF">2020-06-18T04:14:00Z</dcterms:created>
  <dcterms:modified xsi:type="dcterms:W3CDTF">2020-06-29T19:25:00Z</dcterms:modified>
</cp:coreProperties>
</file>